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E4B5B" w14:textId="77777777" w:rsidR="0075143C" w:rsidRDefault="0075143C" w:rsidP="0075143C">
      <w:pPr>
        <w:spacing w:after="440" w:line="244" w:lineRule="auto"/>
        <w:ind w:left="10" w:right="-15" w:hanging="10"/>
        <w:jc w:val="center"/>
        <w:rPr>
          <w:sz w:val="72"/>
          <w:szCs w:val="72"/>
          <w:u w:val="single" w:color="000000"/>
        </w:rPr>
      </w:pPr>
      <w:r>
        <w:rPr>
          <w:sz w:val="72"/>
          <w:szCs w:val="72"/>
          <w:u w:val="single" w:color="000000"/>
        </w:rPr>
        <w:t>Covid-19 Vaccine Analysis</w:t>
      </w:r>
    </w:p>
    <w:p w14:paraId="6FCDB959" w14:textId="77777777" w:rsidR="0075143C" w:rsidRDefault="0075143C" w:rsidP="0075143C">
      <w:pPr>
        <w:spacing w:after="89" w:line="244" w:lineRule="auto"/>
        <w:ind w:left="10" w:right="-15" w:hanging="10"/>
        <w:jc w:val="center"/>
        <w:rPr>
          <w:sz w:val="32"/>
        </w:rPr>
      </w:pPr>
      <w:r>
        <w:rPr>
          <w:sz w:val="44"/>
          <w:szCs w:val="44"/>
        </w:rPr>
        <w:t>Team members</w:t>
      </w:r>
      <w:r>
        <w:rPr>
          <w:sz w:val="32"/>
        </w:rPr>
        <w:t>:</w:t>
      </w:r>
    </w:p>
    <w:p w14:paraId="424C7CA0" w14:textId="77777777" w:rsidR="0075143C" w:rsidRDefault="0075143C" w:rsidP="0075143C">
      <w:pPr>
        <w:spacing w:after="89" w:line="244" w:lineRule="auto"/>
        <w:ind w:left="10" w:right="-15" w:hanging="10"/>
        <w:jc w:val="center"/>
        <w:rPr>
          <w:sz w:val="32"/>
        </w:rPr>
      </w:pPr>
      <w:r>
        <w:rPr>
          <w:sz w:val="32"/>
        </w:rPr>
        <w:t>SS Ameesha</w:t>
      </w:r>
    </w:p>
    <w:p w14:paraId="0B55D22E" w14:textId="77777777" w:rsidR="0075143C" w:rsidRDefault="0075143C" w:rsidP="0075143C">
      <w:pPr>
        <w:spacing w:after="89" w:line="244" w:lineRule="auto"/>
        <w:ind w:left="10" w:right="-15" w:hanging="10"/>
        <w:jc w:val="center"/>
        <w:rPr>
          <w:sz w:val="32"/>
        </w:rPr>
      </w:pPr>
      <w:r>
        <w:rPr>
          <w:sz w:val="32"/>
        </w:rPr>
        <w:t>Gowri Suresh</w:t>
      </w:r>
    </w:p>
    <w:p w14:paraId="766CF032" w14:textId="77777777" w:rsidR="0075143C" w:rsidRDefault="0075143C" w:rsidP="0075143C">
      <w:pPr>
        <w:spacing w:after="89" w:line="244" w:lineRule="auto"/>
        <w:ind w:left="10" w:right="-15" w:hanging="10"/>
        <w:jc w:val="center"/>
        <w:rPr>
          <w:sz w:val="32"/>
        </w:rPr>
      </w:pPr>
      <w:r>
        <w:rPr>
          <w:sz w:val="32"/>
        </w:rPr>
        <w:t>Nima P</w:t>
      </w:r>
    </w:p>
    <w:p w14:paraId="4C47A4ED" w14:textId="77777777" w:rsidR="0075143C" w:rsidRDefault="0075143C" w:rsidP="0075143C">
      <w:pPr>
        <w:spacing w:after="89" w:line="244" w:lineRule="auto"/>
        <w:ind w:left="10" w:right="-15" w:hanging="10"/>
        <w:jc w:val="center"/>
        <w:rPr>
          <w:sz w:val="32"/>
        </w:rPr>
      </w:pPr>
      <w:proofErr w:type="spellStart"/>
      <w:r>
        <w:rPr>
          <w:sz w:val="32"/>
        </w:rPr>
        <w:t>DeviChandhana</w:t>
      </w:r>
      <w:proofErr w:type="spellEnd"/>
      <w:r>
        <w:rPr>
          <w:sz w:val="32"/>
        </w:rPr>
        <w:t xml:space="preserve"> A</w:t>
      </w:r>
    </w:p>
    <w:p w14:paraId="738EEE30" w14:textId="77777777" w:rsidR="0075143C" w:rsidRDefault="0075143C" w:rsidP="0075143C">
      <w:pPr>
        <w:spacing w:after="390"/>
        <w:ind w:left="0" w:right="0" w:firstLine="0"/>
        <w:jc w:val="center"/>
      </w:pPr>
      <w:r>
        <w:rPr>
          <w:sz w:val="40"/>
        </w:rPr>
        <w:t>Phase 2 Submission Document</w:t>
      </w:r>
    </w:p>
    <w:p w14:paraId="4D549C53" w14:textId="77777777" w:rsidR="0075143C" w:rsidRDefault="0075143C" w:rsidP="0075143C">
      <w:pPr>
        <w:spacing w:after="478"/>
        <w:ind w:left="161" w:right="0" w:firstLine="0"/>
      </w:pPr>
      <w:r>
        <w:rPr>
          <w:sz w:val="32"/>
        </w:rPr>
        <w:t>Project: Covid-19 Vaccine Analysis</w:t>
      </w:r>
    </w:p>
    <w:p w14:paraId="7664DF36" w14:textId="77777777" w:rsidR="0075143C" w:rsidRDefault="0075143C" w:rsidP="0075143C">
      <w:pPr>
        <w:spacing w:after="378" w:line="292" w:lineRule="auto"/>
        <w:ind w:left="-5" w:right="-15" w:hanging="10"/>
      </w:pPr>
      <w:r>
        <w:rPr>
          <w:noProof/>
          <w14:ligatures w14:val="standardContextual"/>
        </w:rPr>
        <w:drawing>
          <wp:inline distT="0" distB="0" distL="0" distR="0" wp14:anchorId="021D301F" wp14:editId="34CBB76E">
            <wp:extent cx="4740275" cy="3495675"/>
            <wp:effectExtent l="0" t="0" r="3175" b="9525"/>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5" cstate="print"/>
                    <a:stretch>
                      <a:fillRect/>
                    </a:stretch>
                  </pic:blipFill>
                  <pic:spPr>
                    <a:xfrm>
                      <a:off x="0" y="0"/>
                      <a:ext cx="4740275" cy="3495675"/>
                    </a:xfrm>
                    <a:prstGeom prst="rect">
                      <a:avLst/>
                    </a:prstGeom>
                  </pic:spPr>
                </pic:pic>
              </a:graphicData>
            </a:graphic>
          </wp:inline>
        </w:drawing>
      </w:r>
      <w:r>
        <w:rPr>
          <w:sz w:val="40"/>
          <w:u w:val="single" w:color="000000"/>
        </w:rPr>
        <w:t>Introduction:</w:t>
      </w:r>
    </w:p>
    <w:p w14:paraId="16D41248" w14:textId="77777777" w:rsidR="0075143C" w:rsidRDefault="0075143C" w:rsidP="0075143C">
      <w:pPr>
        <w:numPr>
          <w:ilvl w:val="0"/>
          <w:numId w:val="1"/>
        </w:numPr>
        <w:spacing w:after="378"/>
        <w:ind w:firstLine="415"/>
      </w:pPr>
      <w:r>
        <w:rPr>
          <w:b/>
          <w:bCs/>
        </w:rPr>
        <w:t xml:space="preserve">Covid-19 Vaccine Data Analysis </w:t>
      </w:r>
      <w:r>
        <w:t xml:space="preserve">aims </w:t>
      </w:r>
      <w:proofErr w:type="gramStart"/>
      <w:r>
        <w:t>to  provide</w:t>
      </w:r>
      <w:proofErr w:type="gramEnd"/>
      <w:r>
        <w:t xml:space="preserve"> insights into the efﬁcacy and  safety of the vaccines. We will </w:t>
      </w:r>
      <w:proofErr w:type="spellStart"/>
      <w:proofErr w:type="gramStart"/>
      <w:r>
        <w:t>analyze</w:t>
      </w:r>
      <w:proofErr w:type="spellEnd"/>
      <w:r>
        <w:t xml:space="preserve">  data</w:t>
      </w:r>
      <w:proofErr w:type="gramEnd"/>
      <w:r>
        <w:t xml:space="preserve"> from clinical trials, real-world  studies, and adverse event reports to  provide a comprehensive overview of  the vaccines.</w:t>
      </w:r>
    </w:p>
    <w:p w14:paraId="60CE0AC7" w14:textId="77777777" w:rsidR="0075143C" w:rsidRDefault="0075143C" w:rsidP="0075143C">
      <w:pPr>
        <w:numPr>
          <w:ilvl w:val="0"/>
          <w:numId w:val="1"/>
        </w:numPr>
      </w:pPr>
      <w:r>
        <w:rPr>
          <w:b/>
          <w:bCs/>
        </w:rPr>
        <w:lastRenderedPageBreak/>
        <w:t xml:space="preserve">Covid-19 Vaccines </w:t>
      </w:r>
      <w:r>
        <w:t xml:space="preserve">are designed </w:t>
      </w:r>
      <w:proofErr w:type="gramStart"/>
      <w:r>
        <w:t>to  prevent</w:t>
      </w:r>
      <w:proofErr w:type="gramEnd"/>
      <w:r>
        <w:t xml:space="preserve"> infection or reduce the severity  of the disease. They work </w:t>
      </w:r>
      <w:proofErr w:type="gramStart"/>
      <w:r>
        <w:t>by  stimulating</w:t>
      </w:r>
      <w:proofErr w:type="gramEnd"/>
      <w:r>
        <w:t xml:space="preserve"> the immune system to  recognize and ﬁght the virus. There </w:t>
      </w:r>
      <w:proofErr w:type="gramStart"/>
      <w:r>
        <w:t>are  currently</w:t>
      </w:r>
      <w:proofErr w:type="gramEnd"/>
      <w:r>
        <w:t xml:space="preserve"> several types of vaccines  available, including mRNA, viral vector,  and protein subunit </w:t>
      </w:r>
    </w:p>
    <w:p w14:paraId="5B805E17" w14:textId="77777777" w:rsidR="0075143C" w:rsidRDefault="0075143C" w:rsidP="0075143C">
      <w:pPr>
        <w:numPr>
          <w:ilvl w:val="0"/>
          <w:numId w:val="1"/>
        </w:numPr>
        <w:spacing w:after="549"/>
        <w:ind w:firstLine="415"/>
      </w:pPr>
      <w:r>
        <w:t xml:space="preserve">Data analysis is used to </w:t>
      </w:r>
      <w:proofErr w:type="gramStart"/>
      <w:r>
        <w:t>evaluate  the</w:t>
      </w:r>
      <w:proofErr w:type="gramEnd"/>
      <w:r>
        <w:t xml:space="preserve"> efﬁcacy of vaccines. We </w:t>
      </w:r>
      <w:proofErr w:type="gramStart"/>
      <w:r>
        <w:t>will  examine</w:t>
      </w:r>
      <w:proofErr w:type="gramEnd"/>
      <w:r>
        <w:t xml:space="preserve"> the statistical methods  used to </w:t>
      </w:r>
      <w:proofErr w:type="spellStart"/>
      <w:r>
        <w:t>analyze</w:t>
      </w:r>
      <w:proofErr w:type="spellEnd"/>
      <w:r>
        <w:t xml:space="preserve"> vaccine efﬁcacy  data, including the calculation of  vaccine efﬁcacy rates and  conﬁdence intervals.</w:t>
      </w:r>
    </w:p>
    <w:p w14:paraId="66A6847A" w14:textId="77777777" w:rsidR="0075143C" w:rsidRDefault="0075143C" w:rsidP="0075143C">
      <w:pPr>
        <w:numPr>
          <w:ilvl w:val="0"/>
          <w:numId w:val="1"/>
        </w:numPr>
        <w:spacing w:after="815" w:line="292" w:lineRule="auto"/>
        <w:ind w:right="-15" w:firstLine="415"/>
      </w:pPr>
      <w:r>
        <w:rPr>
          <w:b/>
          <w:bCs/>
        </w:rPr>
        <w:t xml:space="preserve">Future Developments </w:t>
      </w:r>
      <w:r>
        <w:t xml:space="preserve">in Covid-19 </w:t>
      </w:r>
      <w:proofErr w:type="gramStart"/>
      <w:r>
        <w:t>vaccine  research</w:t>
      </w:r>
      <w:proofErr w:type="gramEnd"/>
      <w:r>
        <w:t xml:space="preserve"> include the development of new  vaccines, booster shots, and the study of long-  term vaccine efﬁcacy and safety. </w:t>
      </w:r>
      <w:proofErr w:type="gramStart"/>
      <w:r>
        <w:t>Ongoing  research</w:t>
      </w:r>
      <w:proofErr w:type="gramEnd"/>
      <w:r>
        <w:t xml:space="preserve"> is essential to ensure that we have  effective tools to combat the pandemic.</w:t>
      </w:r>
    </w:p>
    <w:p w14:paraId="1D351A48" w14:textId="77777777" w:rsidR="0075143C" w:rsidRDefault="0075143C" w:rsidP="0075143C">
      <w:pPr>
        <w:spacing w:after="815" w:line="292" w:lineRule="auto"/>
        <w:ind w:left="-5" w:right="-15" w:hanging="10"/>
      </w:pPr>
      <w:r>
        <w:rPr>
          <w:sz w:val="40"/>
          <w:u w:val="single" w:color="000000"/>
        </w:rPr>
        <w:t xml:space="preserve">Content for Project Phase </w:t>
      </w:r>
      <w:proofErr w:type="gramStart"/>
      <w:r>
        <w:rPr>
          <w:sz w:val="40"/>
          <w:u w:val="single" w:color="000000"/>
        </w:rPr>
        <w:t>2 :</w:t>
      </w:r>
      <w:proofErr w:type="gramEnd"/>
    </w:p>
    <w:p w14:paraId="71236D57" w14:textId="77777777" w:rsidR="001B3A99" w:rsidRPr="001B3A99" w:rsidRDefault="001B3A99" w:rsidP="0075143C">
      <w:pPr>
        <w:spacing w:after="354"/>
        <w:ind w:left="0" w:right="0" w:firstLine="0"/>
        <w:rPr>
          <w:color w:val="222222"/>
          <w:szCs w:val="28"/>
          <w:shd w:val="clear" w:color="auto" w:fill="FFFFFF"/>
        </w:rPr>
      </w:pPr>
      <w:r w:rsidRPr="001B3A99">
        <w:rPr>
          <w:color w:val="222222"/>
          <w:szCs w:val="28"/>
          <w:shd w:val="clear" w:color="auto" w:fill="FFFFFF"/>
        </w:rPr>
        <w:t xml:space="preserve">For </w:t>
      </w:r>
      <w:proofErr w:type="spellStart"/>
      <w:r w:rsidRPr="001B3A99">
        <w:rPr>
          <w:color w:val="222222"/>
          <w:szCs w:val="28"/>
          <w:shd w:val="clear" w:color="auto" w:fill="FFFFFF"/>
        </w:rPr>
        <w:t>analyzing</w:t>
      </w:r>
      <w:proofErr w:type="spellEnd"/>
      <w:r w:rsidRPr="001B3A99">
        <w:rPr>
          <w:color w:val="222222"/>
          <w:szCs w:val="28"/>
          <w:shd w:val="clear" w:color="auto" w:fill="FFFFFF"/>
        </w:rPr>
        <w:t xml:space="preserve"> data, we need some libraries. In this section, we are importing all the required libraries like pandas, NumPy, matplotlib, </w:t>
      </w:r>
      <w:proofErr w:type="spellStart"/>
      <w:r w:rsidRPr="001B3A99">
        <w:rPr>
          <w:color w:val="222222"/>
          <w:szCs w:val="28"/>
          <w:shd w:val="clear" w:color="auto" w:fill="FFFFFF"/>
        </w:rPr>
        <w:t>plotly</w:t>
      </w:r>
      <w:proofErr w:type="spellEnd"/>
      <w:r w:rsidRPr="001B3A99">
        <w:rPr>
          <w:color w:val="222222"/>
          <w:szCs w:val="28"/>
          <w:shd w:val="clear" w:color="auto" w:fill="FFFFFF"/>
        </w:rPr>
        <w:t>, seaborn, and word cloud that are required for data analysis. Check the below code to import all the required libraries.</w:t>
      </w:r>
    </w:p>
    <w:p w14:paraId="7C96F80C" w14:textId="7818F95D" w:rsidR="0075143C" w:rsidRDefault="0075143C" w:rsidP="0075143C">
      <w:pPr>
        <w:spacing w:after="354"/>
        <w:ind w:left="0" w:right="0" w:firstLine="0"/>
      </w:pPr>
      <w:r>
        <w:rPr>
          <w:color w:val="1F1F1F"/>
          <w:sz w:val="40"/>
          <w:u w:val="single" w:color="1F1F1F"/>
        </w:rPr>
        <w:t>Data Source</w:t>
      </w:r>
    </w:p>
    <w:p w14:paraId="46B6ED8E" w14:textId="77777777" w:rsidR="0075143C" w:rsidRDefault="0075143C" w:rsidP="0075143C">
      <w:pPr>
        <w:spacing w:after="357" w:line="232" w:lineRule="auto"/>
        <w:ind w:left="0" w:right="0" w:firstLine="720"/>
      </w:pPr>
      <w:r>
        <w:rPr>
          <w:color w:val="1F1F1F"/>
        </w:rPr>
        <w:t xml:space="preserve">A good data source for covid-19 vaccine </w:t>
      </w:r>
      <w:proofErr w:type="gramStart"/>
      <w:r>
        <w:rPr>
          <w:color w:val="1F1F1F"/>
        </w:rPr>
        <w:t>analysis  should</w:t>
      </w:r>
      <w:proofErr w:type="gramEnd"/>
      <w:r>
        <w:rPr>
          <w:color w:val="1F1F1F"/>
        </w:rPr>
        <w:t xml:space="preserve"> be Accurate, Complete, Covering the geographic area of interest, Accessible</w:t>
      </w:r>
      <w:r>
        <w:rPr>
          <w:color w:val="1F1F1F"/>
          <w:sz w:val="24"/>
        </w:rPr>
        <w:t>.</w:t>
      </w:r>
    </w:p>
    <w:p w14:paraId="72C42A8A" w14:textId="77777777" w:rsidR="0075143C" w:rsidRDefault="0075143C" w:rsidP="0075143C">
      <w:pPr>
        <w:spacing w:after="290"/>
        <w:ind w:left="720" w:right="0" w:firstLine="0"/>
      </w:pPr>
      <w:r>
        <w:rPr>
          <w:color w:val="1F1F1F"/>
        </w:rPr>
        <w:t>Dataset Link: (</w:t>
      </w:r>
      <w:r>
        <w:rPr>
          <w:color w:val="5B9BD5"/>
          <w:u w:val="single" w:color="5B9BD5"/>
        </w:rPr>
        <w:t>https://www.kaggle.com/datasets/gpreda/covid-world-vaccination-progress/</w:t>
      </w:r>
      <w:r>
        <w:rPr>
          <w:color w:val="1F1F1F"/>
        </w:rPr>
        <w:t>)</w:t>
      </w:r>
    </w:p>
    <w:p w14:paraId="0A45D474" w14:textId="77777777" w:rsidR="00EA56A8" w:rsidRDefault="0075143C" w:rsidP="00EA56A8">
      <w:pPr>
        <w:pStyle w:val="Heading1"/>
      </w:pPr>
      <w:r>
        <w:rPr>
          <w:noProof/>
          <w14:ligatures w14:val="standardContextual"/>
        </w:rPr>
        <w:lastRenderedPageBreak/>
        <w:drawing>
          <wp:inline distT="0" distB="0" distL="0" distR="0" wp14:anchorId="5A50BD69" wp14:editId="41AEF11C">
            <wp:extent cx="5731510" cy="274955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r w:rsidR="00EA56A8">
        <w:t>Data Collection and Preprocessing:</w:t>
      </w:r>
    </w:p>
    <w:p w14:paraId="33F423E2" w14:textId="77777777" w:rsidR="00EA56A8" w:rsidRDefault="00EA56A8" w:rsidP="00EA56A8">
      <w:pPr>
        <w:numPr>
          <w:ilvl w:val="0"/>
          <w:numId w:val="2"/>
        </w:numPr>
        <w:spacing w:after="441"/>
        <w:ind w:firstLine="415"/>
      </w:pPr>
      <w:r>
        <w:rPr>
          <w:lang w:val="en-US"/>
        </w:rPr>
        <w:t xml:space="preserve">Data collection is a critical component of </w:t>
      </w:r>
      <w:proofErr w:type="gramStart"/>
      <w:r>
        <w:rPr>
          <w:lang w:val="en-US"/>
        </w:rPr>
        <w:t>vaccine  evaluation</w:t>
      </w:r>
      <w:proofErr w:type="gramEnd"/>
      <w:r>
        <w:rPr>
          <w:lang w:val="en-US"/>
        </w:rPr>
        <w:t xml:space="preserve">. We will examine the different types </w:t>
      </w:r>
      <w:proofErr w:type="gramStart"/>
      <w:r>
        <w:rPr>
          <w:lang w:val="en-US"/>
        </w:rPr>
        <w:t>of  data</w:t>
      </w:r>
      <w:proofErr w:type="gramEnd"/>
      <w:r>
        <w:rPr>
          <w:lang w:val="en-US"/>
        </w:rPr>
        <w:t xml:space="preserve"> collected in clinical trials, including safety  data, efﬁcacy data, and immunogenicity data.</w:t>
      </w:r>
    </w:p>
    <w:p w14:paraId="4054267F" w14:textId="77777777" w:rsidR="00EA56A8" w:rsidRDefault="00EA56A8" w:rsidP="00EA56A8">
      <w:pPr>
        <w:pStyle w:val="Heading1"/>
        <w:shd w:val="clear" w:color="auto" w:fill="FFFFFF"/>
        <w:rPr>
          <w:rFonts w:ascii="Merriweather" w:hAnsi="Merriweather"/>
          <w:color w:val="212121"/>
          <w:sz w:val="48"/>
        </w:rPr>
      </w:pPr>
      <w:r>
        <w:t xml:space="preserve">Data preprocessing: </w:t>
      </w:r>
      <w:proofErr w:type="spellStart"/>
      <w:r w:rsidRPr="00EA56A8">
        <w:rPr>
          <w:color w:val="212121"/>
        </w:rPr>
        <w:t>Analyzing</w:t>
      </w:r>
      <w:proofErr w:type="spellEnd"/>
      <w:r w:rsidRPr="00EA56A8">
        <w:rPr>
          <w:color w:val="212121"/>
        </w:rPr>
        <w:t xml:space="preserve"> the effect of data preprocessing techniques using machine learning </w:t>
      </w:r>
      <w:r w:rsidRPr="00EA56A8">
        <w:rPr>
          <w:color w:val="212121"/>
          <w:sz w:val="28"/>
          <w:szCs w:val="28"/>
        </w:rPr>
        <w:t>algorithms</w:t>
      </w:r>
      <w:r w:rsidRPr="00EA56A8">
        <w:rPr>
          <w:color w:val="212121"/>
        </w:rPr>
        <w:t xml:space="preserve"> on the diagnosis of </w:t>
      </w:r>
      <w:r w:rsidRPr="00EA56A8">
        <w:rPr>
          <w:color w:val="212121"/>
          <w:sz w:val="28"/>
          <w:szCs w:val="28"/>
        </w:rPr>
        <w:t>COVID-19</w:t>
      </w:r>
    </w:p>
    <w:p w14:paraId="3811625A" w14:textId="7755B092" w:rsidR="00EA56A8" w:rsidRDefault="00EA56A8" w:rsidP="00EA56A8">
      <w:pPr>
        <w:numPr>
          <w:ilvl w:val="0"/>
          <w:numId w:val="2"/>
        </w:numPr>
        <w:spacing w:after="441"/>
        <w:ind w:firstLine="415"/>
      </w:pPr>
    </w:p>
    <w:p w14:paraId="0DF6FAF4" w14:textId="77777777" w:rsidR="00EA56A8" w:rsidRDefault="00EA56A8" w:rsidP="00EA56A8">
      <w:pPr>
        <w:pStyle w:val="Heading1"/>
      </w:pPr>
      <w:r>
        <w:lastRenderedPageBreak/>
        <w:t xml:space="preserve">Exploratory Data Analysis </w:t>
      </w:r>
      <w:proofErr w:type="gramStart"/>
      <w:r>
        <w:t>( EDA</w:t>
      </w:r>
      <w:proofErr w:type="gramEnd"/>
      <w:r>
        <w:t xml:space="preserve"> ):</w:t>
      </w:r>
    </w:p>
    <w:p w14:paraId="0E721430" w14:textId="77777777" w:rsidR="00EB2797" w:rsidRDefault="00EB2797" w:rsidP="00EA56A8">
      <w:pPr>
        <w:pStyle w:val="Heading1"/>
        <w:rPr>
          <w:rFonts w:ascii="Arial" w:hAnsi="Arial" w:cs="Arial"/>
          <w:color w:val="333333"/>
          <w:sz w:val="27"/>
          <w:szCs w:val="27"/>
          <w:shd w:val="clear" w:color="auto" w:fill="FFFFFF"/>
        </w:rPr>
      </w:pPr>
      <w:r w:rsidRPr="00EB2797">
        <w:rPr>
          <w:color w:val="333333"/>
          <w:sz w:val="28"/>
          <w:szCs w:val="28"/>
          <w:shd w:val="clear" w:color="auto" w:fill="FFFFFF"/>
        </w:rPr>
        <w:t xml:space="preserve">Exploratory Data Analysis (EDA) is a field of data analysis used to visually represent the knowledge embedded deep in the given data set. The technique is widely used to generate inferences from a given data set. Data set of current </w:t>
      </w:r>
      <w:proofErr w:type="gramStart"/>
      <w:r w:rsidRPr="00EB2797">
        <w:rPr>
          <w:color w:val="333333"/>
          <w:sz w:val="28"/>
          <w:szCs w:val="28"/>
          <w:shd w:val="clear" w:color="auto" w:fill="FFFFFF"/>
        </w:rPr>
        <w:t>pandemic</w:t>
      </w:r>
      <w:proofErr w:type="gramEnd"/>
      <w:r w:rsidRPr="00EB2797">
        <w:rPr>
          <w:color w:val="333333"/>
          <w:sz w:val="28"/>
          <w:szCs w:val="28"/>
          <w:shd w:val="clear" w:color="auto" w:fill="FFFFFF"/>
        </w:rPr>
        <w:t xml:space="preserve">, the COVID-19 is widely made available by the standard dataset repository. EDA can be applied to </w:t>
      </w:r>
      <w:proofErr w:type="gramStart"/>
      <w:r w:rsidRPr="00EB2797">
        <w:rPr>
          <w:color w:val="333333"/>
          <w:sz w:val="28"/>
          <w:szCs w:val="28"/>
          <w:shd w:val="clear" w:color="auto" w:fill="FFFFFF"/>
        </w:rPr>
        <w:t>these standard dataset</w:t>
      </w:r>
      <w:proofErr w:type="gramEnd"/>
      <w:r w:rsidRPr="00EB2797">
        <w:rPr>
          <w:color w:val="333333"/>
          <w:sz w:val="28"/>
          <w:szCs w:val="28"/>
          <w:shd w:val="clear" w:color="auto" w:fill="FFFFFF"/>
        </w:rPr>
        <w:t xml:space="preserve"> to generate inferences. In this paper, data visualization technique is applied to the dataset and is used to formulate patterns for better insights on the effects of the pandemic with respect to the variables/ labels given in the dataset. A Web application tool called </w:t>
      </w:r>
      <w:proofErr w:type="spellStart"/>
      <w:r w:rsidRPr="00EB2797">
        <w:rPr>
          <w:color w:val="333333"/>
          <w:sz w:val="28"/>
          <w:szCs w:val="28"/>
          <w:shd w:val="clear" w:color="auto" w:fill="FFFFFF"/>
        </w:rPr>
        <w:t>Jupyter</w:t>
      </w:r>
      <w:proofErr w:type="spellEnd"/>
      <w:r w:rsidRPr="00EB2797">
        <w:rPr>
          <w:color w:val="333333"/>
          <w:sz w:val="28"/>
          <w:szCs w:val="28"/>
          <w:shd w:val="clear" w:color="auto" w:fill="FFFFFF"/>
        </w:rPr>
        <w:t xml:space="preserve"> Notebook is used to generate graphs using python language as it consists of libraries which are used for the process of EDA and the visualization is depicted for the attributes showing higher correlation. Based on the graphs obtained, we can draw conclusions from the current situation based on the data available, understand why a certain variable is increasing/decreasing with respect to another and what can be done to improve the drawbacks </w:t>
      </w:r>
      <w:proofErr w:type="spellStart"/>
      <w:r w:rsidRPr="00EB2797">
        <w:rPr>
          <w:color w:val="333333"/>
          <w:sz w:val="28"/>
          <w:szCs w:val="28"/>
          <w:shd w:val="clear" w:color="auto" w:fill="FFFFFF"/>
        </w:rPr>
        <w:t>found</w:t>
      </w:r>
      <w:r>
        <w:rPr>
          <w:rFonts w:ascii="Arial" w:hAnsi="Arial" w:cs="Arial"/>
          <w:color w:val="333333"/>
          <w:sz w:val="27"/>
          <w:szCs w:val="27"/>
          <w:shd w:val="clear" w:color="auto" w:fill="FFFFFF"/>
        </w:rPr>
        <w:t>.</w:t>
      </w:r>
      <w:proofErr w:type="spellEnd"/>
    </w:p>
    <w:p w14:paraId="23D6EAD6" w14:textId="37BDFBCF" w:rsidR="00EA56A8" w:rsidRDefault="00EA56A8" w:rsidP="00EA56A8">
      <w:pPr>
        <w:pStyle w:val="Heading1"/>
      </w:pPr>
      <w:r>
        <w:t>Feature Engineering:</w:t>
      </w:r>
    </w:p>
    <w:p w14:paraId="03580305" w14:textId="77777777" w:rsidR="00EB2797" w:rsidRPr="001B3A99" w:rsidRDefault="00EB2797" w:rsidP="00EA56A8">
      <w:pPr>
        <w:spacing w:after="378" w:line="244" w:lineRule="auto"/>
        <w:ind w:left="10" w:right="-15" w:hanging="10"/>
        <w:rPr>
          <w:color w:val="212121"/>
          <w:sz w:val="24"/>
          <w:szCs w:val="24"/>
          <w:shd w:val="clear" w:color="auto" w:fill="FFFFFF"/>
        </w:rPr>
      </w:pPr>
      <w:r w:rsidRPr="001B3A99">
        <w:rPr>
          <w:color w:val="212121"/>
          <w:szCs w:val="28"/>
          <w:shd w:val="clear" w:color="auto" w:fill="FFFFFF"/>
        </w:rPr>
        <w:t>The outbreak of the COVID-19 pandemic has also triggered a tsunami of news, instructions, and precautionary measures related to the disease on social media platforms. Despite the considerable support on social media, a large number of fake propaganda and conspiracies are also circulated. People also reacted to COVID-19 vaccination on social media and expressed their opinions, perceptions, and conceptions. The present research work aims to explore the opinion dynamics of the general public about COVID-19 vaccination to help the administration authorities to devise policies to increase vaccination acceptance. For this purpose, a framework is proposed to perform sentiment analysis of COVID-19 vaccination-related tweets. The influence of term frequency-inverse document frequency, bag of words (</w:t>
      </w:r>
      <w:proofErr w:type="spellStart"/>
      <w:r w:rsidRPr="001B3A99">
        <w:rPr>
          <w:color w:val="212121"/>
          <w:szCs w:val="28"/>
          <w:shd w:val="clear" w:color="auto" w:fill="FFFFFF"/>
        </w:rPr>
        <w:t>BoW</w:t>
      </w:r>
      <w:proofErr w:type="spellEnd"/>
      <w:r w:rsidRPr="001B3A99">
        <w:rPr>
          <w:color w:val="212121"/>
          <w:szCs w:val="28"/>
          <w:shd w:val="clear" w:color="auto" w:fill="FFFFFF"/>
        </w:rPr>
        <w:t xml:space="preserve">), Word2Vec, and combination of TF-IDF and </w:t>
      </w:r>
      <w:proofErr w:type="spellStart"/>
      <w:r w:rsidRPr="001B3A99">
        <w:rPr>
          <w:color w:val="212121"/>
          <w:szCs w:val="28"/>
          <w:shd w:val="clear" w:color="auto" w:fill="FFFFFF"/>
        </w:rPr>
        <w:t>BoW</w:t>
      </w:r>
      <w:proofErr w:type="spellEnd"/>
      <w:r w:rsidRPr="001B3A99">
        <w:rPr>
          <w:color w:val="212121"/>
          <w:szCs w:val="28"/>
          <w:shd w:val="clear" w:color="auto" w:fill="FFFFFF"/>
        </w:rPr>
        <w:t xml:space="preserve"> are explored with classifiers including random forest, gradient boosting machine, extra tree classifier (ETC), logistic regression, Naïve Bayes, stochastic gradient descent, multilayer perceptron, convolutional neural network (CNN), bidirectional encoder representations from transformers (BERT), long short-term memory (LSTM), and recurrent neural network (RNN). Results reveal that ETC outperforms using </w:t>
      </w:r>
      <w:proofErr w:type="spellStart"/>
      <w:r w:rsidRPr="001B3A99">
        <w:rPr>
          <w:color w:val="212121"/>
          <w:szCs w:val="28"/>
          <w:shd w:val="clear" w:color="auto" w:fill="FFFFFF"/>
        </w:rPr>
        <w:t>BoW</w:t>
      </w:r>
      <w:proofErr w:type="spellEnd"/>
      <w:r w:rsidRPr="001B3A99">
        <w:rPr>
          <w:color w:val="212121"/>
          <w:szCs w:val="28"/>
          <w:shd w:val="clear" w:color="auto" w:fill="FFFFFF"/>
        </w:rPr>
        <w:t xml:space="preserve"> with a 92% of accuracy and is the most </w:t>
      </w:r>
      <w:r w:rsidRPr="001B3A99">
        <w:rPr>
          <w:color w:val="212121"/>
          <w:szCs w:val="28"/>
          <w:shd w:val="clear" w:color="auto" w:fill="FFFFFF"/>
        </w:rPr>
        <w:lastRenderedPageBreak/>
        <w:t xml:space="preserve">suitable approach for sentiment analysis of COVID-19-related tweets. Opinion dynamics show that sentiments in </w:t>
      </w:r>
      <w:proofErr w:type="spellStart"/>
      <w:r w:rsidRPr="001B3A99">
        <w:rPr>
          <w:color w:val="212121"/>
          <w:szCs w:val="28"/>
          <w:shd w:val="clear" w:color="auto" w:fill="FFFFFF"/>
        </w:rPr>
        <w:t>favor</w:t>
      </w:r>
      <w:proofErr w:type="spellEnd"/>
      <w:r w:rsidRPr="001B3A99">
        <w:rPr>
          <w:color w:val="212121"/>
          <w:szCs w:val="28"/>
          <w:shd w:val="clear" w:color="auto" w:fill="FFFFFF"/>
        </w:rPr>
        <w:t xml:space="preserve"> of vaccination have increased over time</w:t>
      </w:r>
      <w:r w:rsidRPr="001B3A99">
        <w:rPr>
          <w:color w:val="212121"/>
          <w:sz w:val="24"/>
          <w:szCs w:val="24"/>
          <w:shd w:val="clear" w:color="auto" w:fill="FFFFFF"/>
        </w:rPr>
        <w:t>.</w:t>
      </w:r>
    </w:p>
    <w:p w14:paraId="182DF13F" w14:textId="649A0252" w:rsidR="00EA56A8" w:rsidRDefault="00EA56A8" w:rsidP="00EA56A8">
      <w:pPr>
        <w:spacing w:after="378" w:line="244" w:lineRule="auto"/>
        <w:ind w:left="10" w:right="-15" w:hanging="10"/>
      </w:pPr>
      <w:r>
        <w:rPr>
          <w:sz w:val="32"/>
          <w:u w:val="single" w:color="000000"/>
        </w:rPr>
        <w:t>Advanced Regression Techniques:</w:t>
      </w:r>
    </w:p>
    <w:p w14:paraId="3B32288F" w14:textId="77777777" w:rsidR="00375A77" w:rsidRPr="001B3A99" w:rsidRDefault="00375A77" w:rsidP="00375A77">
      <w:pPr>
        <w:pStyle w:val="p"/>
        <w:shd w:val="clear" w:color="auto" w:fill="FFFFFF"/>
        <w:spacing w:before="400" w:beforeAutospacing="0" w:after="400" w:afterAutospacing="0"/>
        <w:rPr>
          <w:color w:val="212121"/>
          <w:sz w:val="28"/>
          <w:szCs w:val="28"/>
        </w:rPr>
      </w:pPr>
      <w:r w:rsidRPr="001B3A99">
        <w:rPr>
          <w:sz w:val="28"/>
          <w:szCs w:val="28"/>
        </w:rPr>
        <w:t>Linear</w:t>
      </w:r>
      <w:r w:rsidR="00EA56A8" w:rsidRPr="001B3A99">
        <w:rPr>
          <w:sz w:val="28"/>
          <w:szCs w:val="28"/>
        </w:rPr>
        <w:t xml:space="preserve"> Regression: </w:t>
      </w:r>
      <w:r w:rsidRPr="001B3A99">
        <w:rPr>
          <w:color w:val="212121"/>
          <w:sz w:val="28"/>
          <w:szCs w:val="28"/>
        </w:rPr>
        <w:t>In linear regression, two variables are employed: one is the dependent variable (plotted on the y-axis) on which the prediction is based, and the other is an independent variable (plotted on the x-axis) utilized to make the prediction. Variable-based prediction might be univariate (based on one variable) or multivariate (based on several variables) (</w:t>
      </w:r>
      <w:hyperlink r:id="rId7" w:anchor="B34" w:history="1">
        <w:r w:rsidRPr="001B3A99">
          <w:rPr>
            <w:rStyle w:val="Hyperlink"/>
            <w:rFonts w:eastAsiaTheme="majorEastAsia"/>
            <w:color w:val="376FAA"/>
            <w:sz w:val="28"/>
            <w:szCs w:val="28"/>
          </w:rPr>
          <w:t>Moore et al., 2013</w:t>
        </w:r>
      </w:hyperlink>
      <w:r w:rsidRPr="001B3A99">
        <w:rPr>
          <w:color w:val="212121"/>
          <w:sz w:val="28"/>
          <w:szCs w:val="28"/>
        </w:rPr>
        <w:t>). A regression line is a straight line that explains how the dependent variable changes with the change in the independent variable. To contrast the model predictions against several sets of field data, we use vaccine dose data to calculate the number of COVID-19 cases and the number of people dying considering the above factors. We fit the model with</w:t>
      </w:r>
    </w:p>
    <w:p w14:paraId="0E4AC899" w14:textId="77777777" w:rsidR="00375A77" w:rsidRPr="001B3A99" w:rsidRDefault="00375A77" w:rsidP="00375A77">
      <w:pPr>
        <w:shd w:val="clear" w:color="auto" w:fill="FFFFFF"/>
        <w:jc w:val="center"/>
        <w:textAlignment w:val="center"/>
        <w:rPr>
          <w:color w:val="212121"/>
          <w:szCs w:val="28"/>
        </w:rPr>
      </w:pPr>
      <w:r w:rsidRPr="001B3A99">
        <w:rPr>
          <w:rStyle w:val="mtext"/>
          <w:color w:val="212121"/>
          <w:szCs w:val="28"/>
          <w:bdr w:val="none" w:sz="0" w:space="0" w:color="auto" w:frame="1"/>
        </w:rPr>
        <w:t>Regression </w:t>
      </w:r>
      <w:proofErr w:type="spellStart"/>
      <w:proofErr w:type="gramStart"/>
      <w:r w:rsidRPr="001B3A99">
        <w:rPr>
          <w:rStyle w:val="mtext"/>
          <w:color w:val="212121"/>
          <w:szCs w:val="28"/>
          <w:bdr w:val="none" w:sz="0" w:space="0" w:color="auto" w:frame="1"/>
        </w:rPr>
        <w:t>line</w:t>
      </w:r>
      <w:r w:rsidRPr="001B3A99">
        <w:rPr>
          <w:rStyle w:val="mo"/>
          <w:color w:val="212121"/>
          <w:szCs w:val="28"/>
          <w:bdr w:val="none" w:sz="0" w:space="0" w:color="auto" w:frame="1"/>
        </w:rPr>
        <w:t>,</w:t>
      </w:r>
      <w:r w:rsidRPr="001B3A99">
        <w:rPr>
          <w:rStyle w:val="mi"/>
          <w:color w:val="212121"/>
          <w:szCs w:val="28"/>
          <w:bdr w:val="none" w:sz="0" w:space="0" w:color="auto" w:frame="1"/>
        </w:rPr>
        <w:t>y</w:t>
      </w:r>
      <w:proofErr w:type="spellEnd"/>
      <w:proofErr w:type="gramEnd"/>
      <w:r w:rsidRPr="001B3A99">
        <w:rPr>
          <w:rStyle w:val="mo"/>
          <w:color w:val="212121"/>
          <w:szCs w:val="28"/>
          <w:bdr w:val="none" w:sz="0" w:space="0" w:color="auto" w:frame="1"/>
        </w:rPr>
        <w:t>=</w:t>
      </w:r>
      <w:r w:rsidRPr="001B3A99">
        <w:rPr>
          <w:rStyle w:val="mi"/>
          <w:color w:val="212121"/>
          <w:szCs w:val="28"/>
          <w:bdr w:val="none" w:sz="0" w:space="0" w:color="auto" w:frame="1"/>
        </w:rPr>
        <w:t>mx</w:t>
      </w:r>
      <w:r w:rsidRPr="001B3A99">
        <w:rPr>
          <w:rStyle w:val="mtext"/>
          <w:color w:val="212121"/>
          <w:szCs w:val="28"/>
          <w:bdr w:val="none" w:sz="0" w:space="0" w:color="auto" w:frame="1"/>
        </w:rPr>
        <w:t> </w:t>
      </w:r>
      <w:r w:rsidRPr="001B3A99">
        <w:rPr>
          <w:rStyle w:val="mo"/>
          <w:color w:val="212121"/>
          <w:szCs w:val="28"/>
          <w:bdr w:val="none" w:sz="0" w:space="0" w:color="auto" w:frame="1"/>
        </w:rPr>
        <w:t>+</w:t>
      </w:r>
      <w:r w:rsidRPr="001B3A99">
        <w:rPr>
          <w:rStyle w:val="mtext"/>
          <w:color w:val="212121"/>
          <w:szCs w:val="28"/>
          <w:bdr w:val="none" w:sz="0" w:space="0" w:color="auto" w:frame="1"/>
        </w:rPr>
        <w:t> </w:t>
      </w:r>
      <w:r w:rsidRPr="001B3A99">
        <w:rPr>
          <w:rStyle w:val="mi"/>
          <w:color w:val="212121"/>
          <w:szCs w:val="28"/>
          <w:bdr w:val="none" w:sz="0" w:space="0" w:color="auto" w:frame="1"/>
        </w:rPr>
        <w:t>c</w:t>
      </w:r>
      <w:r w:rsidRPr="001B3A99">
        <w:rPr>
          <w:rStyle w:val="mo"/>
          <w:color w:val="212121"/>
          <w:szCs w:val="28"/>
          <w:bdr w:val="none" w:sz="0" w:space="0" w:color="auto" w:frame="1"/>
        </w:rPr>
        <w:t>,</w:t>
      </w:r>
    </w:p>
    <w:p w14:paraId="65FE5678" w14:textId="77777777" w:rsidR="00375A77" w:rsidRPr="001B3A99" w:rsidRDefault="00375A77" w:rsidP="00375A77">
      <w:pPr>
        <w:shd w:val="clear" w:color="auto" w:fill="FFFFFF"/>
        <w:jc w:val="center"/>
        <w:textAlignment w:val="center"/>
        <w:rPr>
          <w:color w:val="212121"/>
          <w:szCs w:val="28"/>
        </w:rPr>
      </w:pPr>
      <w:r w:rsidRPr="001B3A99">
        <w:rPr>
          <w:color w:val="212121"/>
          <w:szCs w:val="28"/>
        </w:rPr>
        <w:t>(1)</w:t>
      </w:r>
    </w:p>
    <w:p w14:paraId="69481EF8" w14:textId="77777777" w:rsidR="00375A77" w:rsidRPr="001B3A99" w:rsidRDefault="00375A77" w:rsidP="00375A77">
      <w:pPr>
        <w:pStyle w:val="NormalWeb"/>
        <w:shd w:val="clear" w:color="auto" w:fill="FFFFFF"/>
        <w:spacing w:before="400" w:beforeAutospacing="0" w:after="400" w:afterAutospacing="0"/>
        <w:rPr>
          <w:color w:val="212121"/>
          <w:sz w:val="28"/>
          <w:szCs w:val="28"/>
        </w:rPr>
      </w:pPr>
      <w:r w:rsidRPr="001B3A99">
        <w:rPr>
          <w:color w:val="212121"/>
          <w:sz w:val="28"/>
          <w:szCs w:val="28"/>
        </w:rPr>
        <w:t>where </w:t>
      </w:r>
      <w:r w:rsidRPr="001B3A99">
        <w:rPr>
          <w:rStyle w:val="Emphasis"/>
          <w:color w:val="212121"/>
          <w:sz w:val="28"/>
          <w:szCs w:val="28"/>
        </w:rPr>
        <w:t>c</w:t>
      </w:r>
      <w:r w:rsidRPr="001B3A99">
        <w:rPr>
          <w:color w:val="212121"/>
          <w:sz w:val="28"/>
          <w:szCs w:val="28"/>
        </w:rPr>
        <w:t> is an intercept and </w:t>
      </w:r>
      <w:r w:rsidRPr="001B3A99">
        <w:rPr>
          <w:rStyle w:val="Emphasis"/>
          <w:color w:val="212121"/>
          <w:sz w:val="28"/>
          <w:szCs w:val="28"/>
        </w:rPr>
        <w:t>m</w:t>
      </w:r>
      <w:r w:rsidRPr="001B3A99">
        <w:rPr>
          <w:color w:val="212121"/>
          <w:sz w:val="28"/>
          <w:szCs w:val="28"/>
        </w:rPr>
        <w:t> is the slope and </w:t>
      </w:r>
      <w:r w:rsidRPr="001B3A99">
        <w:rPr>
          <w:rStyle w:val="Emphasis"/>
          <w:color w:val="212121"/>
          <w:sz w:val="28"/>
          <w:szCs w:val="28"/>
        </w:rPr>
        <w:t>y</w:t>
      </w:r>
      <w:r w:rsidRPr="001B3A99">
        <w:rPr>
          <w:color w:val="212121"/>
          <w:sz w:val="28"/>
          <w:szCs w:val="28"/>
        </w:rPr>
        <w:t> is the dependent variable and </w:t>
      </w:r>
      <w:r w:rsidRPr="001B3A99">
        <w:rPr>
          <w:rStyle w:val="Emphasis"/>
          <w:color w:val="212121"/>
          <w:sz w:val="28"/>
          <w:szCs w:val="28"/>
        </w:rPr>
        <w:t>x</w:t>
      </w:r>
      <w:r w:rsidRPr="001B3A99">
        <w:rPr>
          <w:color w:val="212121"/>
          <w:sz w:val="28"/>
          <w:szCs w:val="28"/>
        </w:rPr>
        <w:t> is the independent (explanatory) variable </w:t>
      </w:r>
      <w:r w:rsidRPr="001B3A99">
        <w:rPr>
          <w:rStyle w:val="Emphasis"/>
          <w:b/>
          <w:bCs/>
          <w:color w:val="212121"/>
          <w:sz w:val="28"/>
          <w:szCs w:val="28"/>
        </w:rPr>
        <w:t>r</w:t>
      </w:r>
      <w:r w:rsidRPr="001B3A99">
        <w:rPr>
          <w:rStyle w:val="Emphasis"/>
          <w:b/>
          <w:bCs/>
          <w:color w:val="212121"/>
          <w:sz w:val="28"/>
          <w:szCs w:val="28"/>
          <w:vertAlign w:val="superscript"/>
        </w:rPr>
        <w:t>2</w:t>
      </w:r>
      <w:r w:rsidRPr="001B3A99">
        <w:rPr>
          <w:rStyle w:val="Emphasis"/>
          <w:b/>
          <w:bCs/>
          <w:color w:val="212121"/>
          <w:sz w:val="28"/>
          <w:szCs w:val="28"/>
        </w:rPr>
        <w:t> </w:t>
      </w:r>
      <w:r w:rsidRPr="001B3A99">
        <w:rPr>
          <w:color w:val="212121"/>
          <w:sz w:val="28"/>
          <w:szCs w:val="28"/>
        </w:rPr>
        <w:t>is the coefficient of determination which is calculated by Karl Pearson’s coefficient (</w:t>
      </w:r>
      <w:r w:rsidRPr="001B3A99">
        <w:rPr>
          <w:rStyle w:val="Emphasis"/>
          <w:color w:val="212121"/>
          <w:sz w:val="28"/>
          <w:szCs w:val="28"/>
        </w:rPr>
        <w:t>r</w:t>
      </w:r>
      <w:r w:rsidRPr="001B3A99">
        <w:rPr>
          <w:color w:val="212121"/>
          <w:sz w:val="28"/>
          <w:szCs w:val="28"/>
        </w:rPr>
        <w:t>) (</w:t>
      </w:r>
      <w:hyperlink r:id="rId8" w:anchor="B13" w:history="1">
        <w:r w:rsidRPr="001B3A99">
          <w:rPr>
            <w:rStyle w:val="Hyperlink"/>
            <w:rFonts w:eastAsiaTheme="majorEastAsia"/>
            <w:color w:val="376FAA"/>
            <w:sz w:val="28"/>
            <w:szCs w:val="28"/>
          </w:rPr>
          <w:t>Calkins, 2005</w:t>
        </w:r>
      </w:hyperlink>
      <w:r w:rsidRPr="001B3A99">
        <w:rPr>
          <w:color w:val="212121"/>
          <w:sz w:val="28"/>
          <w:szCs w:val="28"/>
        </w:rPr>
        <w:t>). This coefficient indicates how many variations are explained by the variable being predicted. The greater the slope, the greater the correlation between the variables, and the greater the ability to explain fluctuations in other variables. Linear regression improves prediction since it focuses on situations with one or more predictor variables (in our study, vaccine data for First Dose and Second Dose) and one outcome variable (</w:t>
      </w:r>
      <w:proofErr w:type="spellStart"/>
      <w:r w:rsidRPr="001B3A99">
        <w:rPr>
          <w:color w:val="212121"/>
          <w:sz w:val="28"/>
          <w:szCs w:val="28"/>
        </w:rPr>
        <w:fldChar w:fldCharType="begin"/>
      </w:r>
      <w:r w:rsidRPr="001B3A99">
        <w:rPr>
          <w:color w:val="212121"/>
          <w:sz w:val="28"/>
          <w:szCs w:val="28"/>
        </w:rPr>
        <w:instrText>HYPERLINK "https://www.ncbi.nlm.nih.gov/pmc/articles/PMC8877421/" \l "B30"</w:instrText>
      </w:r>
      <w:r w:rsidRPr="001B3A99">
        <w:rPr>
          <w:color w:val="212121"/>
          <w:sz w:val="28"/>
          <w:szCs w:val="28"/>
        </w:rPr>
      </w:r>
      <w:r w:rsidRPr="001B3A99">
        <w:rPr>
          <w:color w:val="212121"/>
          <w:sz w:val="28"/>
          <w:szCs w:val="28"/>
        </w:rPr>
        <w:fldChar w:fldCharType="separate"/>
      </w:r>
      <w:r w:rsidRPr="001B3A99">
        <w:rPr>
          <w:rStyle w:val="Hyperlink"/>
          <w:rFonts w:eastAsiaTheme="majorEastAsia"/>
          <w:color w:val="376FAA"/>
          <w:sz w:val="28"/>
          <w:szCs w:val="28"/>
        </w:rPr>
        <w:t>Marill</w:t>
      </w:r>
      <w:proofErr w:type="spellEnd"/>
      <w:r w:rsidRPr="001B3A99">
        <w:rPr>
          <w:rStyle w:val="Hyperlink"/>
          <w:rFonts w:eastAsiaTheme="majorEastAsia"/>
          <w:color w:val="376FAA"/>
          <w:sz w:val="28"/>
          <w:szCs w:val="28"/>
        </w:rPr>
        <w:t>, 2004</w:t>
      </w:r>
      <w:r w:rsidRPr="001B3A99">
        <w:rPr>
          <w:color w:val="212121"/>
          <w:sz w:val="28"/>
          <w:szCs w:val="28"/>
        </w:rPr>
        <w:fldChar w:fldCharType="end"/>
      </w:r>
      <w:r w:rsidRPr="001B3A99">
        <w:rPr>
          <w:color w:val="212121"/>
          <w:sz w:val="28"/>
          <w:szCs w:val="28"/>
        </w:rPr>
        <w:t>).</w:t>
      </w:r>
    </w:p>
    <w:p w14:paraId="0ED90715" w14:textId="77777777" w:rsidR="00375A77" w:rsidRPr="001B3A99" w:rsidRDefault="00375A77" w:rsidP="00375A77">
      <w:pPr>
        <w:shd w:val="clear" w:color="auto" w:fill="FFFFFF"/>
        <w:jc w:val="center"/>
        <w:textAlignment w:val="center"/>
        <w:rPr>
          <w:color w:val="212121"/>
          <w:szCs w:val="28"/>
        </w:rPr>
      </w:pPr>
      <w:r w:rsidRPr="001B3A99">
        <w:rPr>
          <w:rStyle w:val="mtext"/>
          <w:color w:val="212121"/>
          <w:szCs w:val="28"/>
          <w:bdr w:val="none" w:sz="0" w:space="0" w:color="auto" w:frame="1"/>
        </w:rPr>
        <w:t>Multiple linear </w:t>
      </w:r>
      <w:proofErr w:type="spellStart"/>
      <w:proofErr w:type="gramStart"/>
      <w:r w:rsidRPr="001B3A99">
        <w:rPr>
          <w:rStyle w:val="mtext"/>
          <w:color w:val="212121"/>
          <w:szCs w:val="28"/>
          <w:bdr w:val="none" w:sz="0" w:space="0" w:color="auto" w:frame="1"/>
        </w:rPr>
        <w:t>regression</w:t>
      </w:r>
      <w:r w:rsidRPr="001B3A99">
        <w:rPr>
          <w:rStyle w:val="mo"/>
          <w:color w:val="212121"/>
          <w:szCs w:val="28"/>
          <w:bdr w:val="none" w:sz="0" w:space="0" w:color="auto" w:frame="1"/>
        </w:rPr>
        <w:t>,</w:t>
      </w:r>
      <w:r w:rsidRPr="001B3A99">
        <w:rPr>
          <w:rStyle w:val="mi"/>
          <w:color w:val="212121"/>
          <w:szCs w:val="28"/>
          <w:bdr w:val="none" w:sz="0" w:space="0" w:color="auto" w:frame="1"/>
        </w:rPr>
        <w:t>y</w:t>
      </w:r>
      <w:proofErr w:type="spellEnd"/>
      <w:proofErr w:type="gramEnd"/>
      <w:r w:rsidRPr="001B3A99">
        <w:rPr>
          <w:rStyle w:val="mo"/>
          <w:color w:val="212121"/>
          <w:szCs w:val="28"/>
          <w:bdr w:val="none" w:sz="0" w:space="0" w:color="auto" w:frame="1"/>
        </w:rPr>
        <w:t>=</w:t>
      </w:r>
      <w:proofErr w:type="spellStart"/>
      <w:r w:rsidRPr="001B3A99">
        <w:rPr>
          <w:rStyle w:val="mi"/>
          <w:color w:val="212121"/>
          <w:szCs w:val="28"/>
          <w:bdr w:val="none" w:sz="0" w:space="0" w:color="auto" w:frame="1"/>
        </w:rPr>
        <w:t>ax</w:t>
      </w:r>
      <w:r w:rsidRPr="001B3A99">
        <w:rPr>
          <w:rStyle w:val="mo"/>
          <w:color w:val="212121"/>
          <w:szCs w:val="28"/>
          <w:bdr w:val="none" w:sz="0" w:space="0" w:color="auto" w:frame="1"/>
        </w:rPr>
        <w:t>+</w:t>
      </w:r>
      <w:r w:rsidRPr="001B3A99">
        <w:rPr>
          <w:rStyle w:val="mi"/>
          <w:color w:val="212121"/>
          <w:szCs w:val="28"/>
          <w:bdr w:val="none" w:sz="0" w:space="0" w:color="auto" w:frame="1"/>
        </w:rPr>
        <w:t>bz</w:t>
      </w:r>
      <w:r w:rsidRPr="001B3A99">
        <w:rPr>
          <w:rStyle w:val="mo"/>
          <w:color w:val="212121"/>
          <w:szCs w:val="28"/>
          <w:bdr w:val="none" w:sz="0" w:space="0" w:color="auto" w:frame="1"/>
        </w:rPr>
        <w:t>+</w:t>
      </w:r>
      <w:r w:rsidRPr="001B3A99">
        <w:rPr>
          <w:rStyle w:val="mi"/>
          <w:color w:val="212121"/>
          <w:szCs w:val="28"/>
          <w:bdr w:val="none" w:sz="0" w:space="0" w:color="auto" w:frame="1"/>
        </w:rPr>
        <w:t>c</w:t>
      </w:r>
      <w:proofErr w:type="spellEnd"/>
      <w:r w:rsidRPr="001B3A99">
        <w:rPr>
          <w:rStyle w:val="mo"/>
          <w:color w:val="212121"/>
          <w:szCs w:val="28"/>
          <w:bdr w:val="none" w:sz="0" w:space="0" w:color="auto" w:frame="1"/>
        </w:rPr>
        <w:t>,</w:t>
      </w:r>
    </w:p>
    <w:p w14:paraId="36F17530" w14:textId="77777777" w:rsidR="00375A77" w:rsidRPr="001B3A99" w:rsidRDefault="00375A77" w:rsidP="00375A77">
      <w:pPr>
        <w:shd w:val="clear" w:color="auto" w:fill="FFFFFF"/>
        <w:jc w:val="center"/>
        <w:textAlignment w:val="center"/>
        <w:rPr>
          <w:color w:val="212121"/>
          <w:szCs w:val="28"/>
        </w:rPr>
      </w:pPr>
      <w:r w:rsidRPr="001B3A99">
        <w:rPr>
          <w:color w:val="212121"/>
          <w:szCs w:val="28"/>
        </w:rPr>
        <w:t>(2)</w:t>
      </w:r>
    </w:p>
    <w:p w14:paraId="682993FE" w14:textId="77777777" w:rsidR="00375A77" w:rsidRPr="001B3A99" w:rsidRDefault="00375A77" w:rsidP="00375A77">
      <w:pPr>
        <w:pStyle w:val="NormalWeb"/>
        <w:shd w:val="clear" w:color="auto" w:fill="FFFFFF"/>
        <w:spacing w:before="400" w:beforeAutospacing="0" w:after="400" w:afterAutospacing="0"/>
        <w:rPr>
          <w:color w:val="212121"/>
          <w:sz w:val="28"/>
          <w:szCs w:val="28"/>
        </w:rPr>
      </w:pPr>
      <w:r w:rsidRPr="001B3A99">
        <w:rPr>
          <w:color w:val="212121"/>
          <w:sz w:val="28"/>
          <w:szCs w:val="28"/>
        </w:rPr>
        <w:t>where </w:t>
      </w:r>
      <w:r w:rsidRPr="001B3A99">
        <w:rPr>
          <w:rStyle w:val="Emphasis"/>
          <w:color w:val="212121"/>
          <w:sz w:val="28"/>
          <w:szCs w:val="28"/>
        </w:rPr>
        <w:t>a</w:t>
      </w:r>
      <w:r w:rsidRPr="001B3A99">
        <w:rPr>
          <w:color w:val="212121"/>
          <w:sz w:val="28"/>
          <w:szCs w:val="28"/>
        </w:rPr>
        <w:t> and </w:t>
      </w:r>
      <w:r w:rsidRPr="001B3A99">
        <w:rPr>
          <w:rStyle w:val="Emphasis"/>
          <w:color w:val="212121"/>
          <w:sz w:val="28"/>
          <w:szCs w:val="28"/>
        </w:rPr>
        <w:t>b</w:t>
      </w:r>
      <w:r w:rsidRPr="001B3A99">
        <w:rPr>
          <w:color w:val="212121"/>
          <w:sz w:val="28"/>
          <w:szCs w:val="28"/>
        </w:rPr>
        <w:t> are coefficients of regression, </w:t>
      </w:r>
      <w:r w:rsidRPr="001B3A99">
        <w:rPr>
          <w:rStyle w:val="Emphasis"/>
          <w:color w:val="212121"/>
          <w:sz w:val="28"/>
          <w:szCs w:val="28"/>
        </w:rPr>
        <w:t>c</w:t>
      </w:r>
      <w:r w:rsidRPr="001B3A99">
        <w:rPr>
          <w:color w:val="212121"/>
          <w:sz w:val="28"/>
          <w:szCs w:val="28"/>
        </w:rPr>
        <w:t> is the intercept while having </w:t>
      </w:r>
      <w:r w:rsidRPr="001B3A99">
        <w:rPr>
          <w:rStyle w:val="Emphasis"/>
          <w:color w:val="212121"/>
          <w:sz w:val="28"/>
          <w:szCs w:val="28"/>
        </w:rPr>
        <w:t>x</w:t>
      </w:r>
      <w:r w:rsidRPr="001B3A99">
        <w:rPr>
          <w:color w:val="212121"/>
          <w:sz w:val="28"/>
          <w:szCs w:val="28"/>
        </w:rPr>
        <w:t> and </w:t>
      </w:r>
      <w:r w:rsidRPr="001B3A99">
        <w:rPr>
          <w:rStyle w:val="Emphasis"/>
          <w:color w:val="212121"/>
          <w:sz w:val="28"/>
          <w:szCs w:val="28"/>
        </w:rPr>
        <w:t>z</w:t>
      </w:r>
      <w:r w:rsidRPr="001B3A99">
        <w:rPr>
          <w:color w:val="212121"/>
          <w:sz w:val="28"/>
          <w:szCs w:val="28"/>
        </w:rPr>
        <w:t> as multiple explanatory variables.</w:t>
      </w:r>
    </w:p>
    <w:p w14:paraId="1E1F6426" w14:textId="77777777" w:rsidR="00375A77" w:rsidRPr="001B3A99" w:rsidRDefault="00375A77" w:rsidP="00375A77">
      <w:pPr>
        <w:pStyle w:val="p"/>
        <w:shd w:val="clear" w:color="auto" w:fill="FFFFFF"/>
        <w:spacing w:before="400" w:beforeAutospacing="0" w:after="400" w:afterAutospacing="0"/>
        <w:rPr>
          <w:color w:val="212121"/>
          <w:sz w:val="28"/>
          <w:szCs w:val="28"/>
        </w:rPr>
      </w:pPr>
      <w:r w:rsidRPr="001B3A99">
        <w:rPr>
          <w:color w:val="212121"/>
          <w:sz w:val="28"/>
          <w:szCs w:val="28"/>
        </w:rPr>
        <w:t>The outcome variable, </w:t>
      </w:r>
      <w:r w:rsidRPr="001B3A99">
        <w:rPr>
          <w:rStyle w:val="Emphasis"/>
          <w:color w:val="212121"/>
          <w:sz w:val="28"/>
          <w:szCs w:val="28"/>
        </w:rPr>
        <w:t>y</w:t>
      </w:r>
      <w:r w:rsidRPr="001B3A99">
        <w:rPr>
          <w:color w:val="212121"/>
          <w:sz w:val="28"/>
          <w:szCs w:val="28"/>
        </w:rPr>
        <w:t>, is a linear function of each predictor variable, </w:t>
      </w:r>
      <w:r w:rsidRPr="001B3A99">
        <w:rPr>
          <w:rStyle w:val="Emphasis"/>
          <w:color w:val="212121"/>
          <w:sz w:val="28"/>
          <w:szCs w:val="28"/>
        </w:rPr>
        <w:t>x</w:t>
      </w:r>
      <w:r w:rsidRPr="001B3A99">
        <w:rPr>
          <w:color w:val="212121"/>
          <w:sz w:val="28"/>
          <w:szCs w:val="28"/>
        </w:rPr>
        <w:t>, and </w:t>
      </w:r>
      <w:r w:rsidRPr="001B3A99">
        <w:rPr>
          <w:rStyle w:val="Emphasis"/>
          <w:color w:val="212121"/>
          <w:sz w:val="28"/>
          <w:szCs w:val="28"/>
        </w:rPr>
        <w:t>z</w:t>
      </w:r>
      <w:r w:rsidRPr="001B3A99">
        <w:rPr>
          <w:color w:val="212121"/>
          <w:sz w:val="28"/>
          <w:szCs w:val="28"/>
        </w:rPr>
        <w:t>, forcing the regression model to be a straight line (</w:t>
      </w:r>
      <w:proofErr w:type="spellStart"/>
      <w:r w:rsidRPr="001B3A99">
        <w:rPr>
          <w:color w:val="212121"/>
          <w:sz w:val="28"/>
          <w:szCs w:val="28"/>
        </w:rPr>
        <w:fldChar w:fldCharType="begin"/>
      </w:r>
      <w:r w:rsidRPr="001B3A99">
        <w:rPr>
          <w:color w:val="212121"/>
          <w:sz w:val="28"/>
          <w:szCs w:val="28"/>
        </w:rPr>
        <w:instrText>HYPERLINK "https://www.ncbi.nlm.nih.gov/pmc/articles/PMC8877421/" \l "B30"</w:instrText>
      </w:r>
      <w:r w:rsidRPr="001B3A99">
        <w:rPr>
          <w:color w:val="212121"/>
          <w:sz w:val="28"/>
          <w:szCs w:val="28"/>
        </w:rPr>
      </w:r>
      <w:r w:rsidRPr="001B3A99">
        <w:rPr>
          <w:color w:val="212121"/>
          <w:sz w:val="28"/>
          <w:szCs w:val="28"/>
        </w:rPr>
        <w:fldChar w:fldCharType="separate"/>
      </w:r>
      <w:r w:rsidRPr="001B3A99">
        <w:rPr>
          <w:rStyle w:val="Hyperlink"/>
          <w:rFonts w:eastAsiaTheme="majorEastAsia"/>
          <w:color w:val="376FAA"/>
          <w:sz w:val="28"/>
          <w:szCs w:val="28"/>
        </w:rPr>
        <w:t>Marill</w:t>
      </w:r>
      <w:proofErr w:type="spellEnd"/>
      <w:r w:rsidRPr="001B3A99">
        <w:rPr>
          <w:rStyle w:val="Hyperlink"/>
          <w:rFonts w:eastAsiaTheme="majorEastAsia"/>
          <w:color w:val="376FAA"/>
          <w:sz w:val="28"/>
          <w:szCs w:val="28"/>
        </w:rPr>
        <w:t>, 2004</w:t>
      </w:r>
      <w:r w:rsidRPr="001B3A99">
        <w:rPr>
          <w:color w:val="212121"/>
          <w:sz w:val="28"/>
          <w:szCs w:val="28"/>
        </w:rPr>
        <w:fldChar w:fldCharType="end"/>
      </w:r>
      <w:r w:rsidRPr="001B3A99">
        <w:rPr>
          <w:color w:val="212121"/>
          <w:sz w:val="28"/>
          <w:szCs w:val="28"/>
        </w:rPr>
        <w:t>). For a good model, the </w:t>
      </w:r>
      <w:proofErr w:type="spellStart"/>
      <w:r w:rsidRPr="001B3A99">
        <w:rPr>
          <w:rStyle w:val="Emphasis"/>
          <w:color w:val="212121"/>
          <w:sz w:val="28"/>
          <w:szCs w:val="28"/>
        </w:rPr>
        <w:t>r-value</w:t>
      </w:r>
      <w:proofErr w:type="spellEnd"/>
      <w:r w:rsidRPr="001B3A99">
        <w:rPr>
          <w:color w:val="212121"/>
          <w:sz w:val="28"/>
          <w:szCs w:val="28"/>
        </w:rPr>
        <w:t> should lie in 0.5 to 1.0 so this score gives a good correlation and a good predictor. Regression </w:t>
      </w:r>
      <w:r w:rsidRPr="001B3A99">
        <w:rPr>
          <w:rStyle w:val="Emphasis"/>
          <w:color w:val="212121"/>
          <w:sz w:val="28"/>
          <w:szCs w:val="28"/>
        </w:rPr>
        <w:t>analysis</w:t>
      </w:r>
      <w:r w:rsidRPr="001B3A99">
        <w:rPr>
          <w:color w:val="212121"/>
          <w:sz w:val="28"/>
          <w:szCs w:val="28"/>
        </w:rPr>
        <w:t> is also used to predict the </w:t>
      </w:r>
      <w:r w:rsidRPr="001B3A99">
        <w:rPr>
          <w:rStyle w:val="Emphasis"/>
          <w:color w:val="212121"/>
          <w:sz w:val="28"/>
          <w:szCs w:val="28"/>
        </w:rPr>
        <w:t>p-value</w:t>
      </w:r>
      <w:r w:rsidRPr="001B3A99">
        <w:rPr>
          <w:color w:val="212121"/>
          <w:sz w:val="28"/>
          <w:szCs w:val="28"/>
        </w:rPr>
        <w:t xml:space="preserve"> for significance testing. The statistical inference approach is based on a complex </w:t>
      </w:r>
      <w:r w:rsidRPr="001B3A99">
        <w:rPr>
          <w:color w:val="212121"/>
          <w:sz w:val="28"/>
          <w:szCs w:val="28"/>
        </w:rPr>
        <w:lastRenderedPageBreak/>
        <w:t xml:space="preserve">network that includes assumptions about how data was gathered and </w:t>
      </w:r>
      <w:proofErr w:type="spellStart"/>
      <w:r w:rsidRPr="001B3A99">
        <w:rPr>
          <w:color w:val="212121"/>
          <w:sz w:val="28"/>
          <w:szCs w:val="28"/>
        </w:rPr>
        <w:t>analyzed</w:t>
      </w:r>
      <w:proofErr w:type="spellEnd"/>
      <w:r w:rsidRPr="001B3A99">
        <w:rPr>
          <w:color w:val="212121"/>
          <w:sz w:val="28"/>
          <w:szCs w:val="28"/>
        </w:rPr>
        <w:t xml:space="preserve"> and how the research results were presented.</w:t>
      </w:r>
    </w:p>
    <w:p w14:paraId="3551B65C" w14:textId="77777777" w:rsidR="00375A77" w:rsidRPr="001B3A99" w:rsidRDefault="00375A77" w:rsidP="00375A77">
      <w:pPr>
        <w:pStyle w:val="Heading3"/>
        <w:shd w:val="clear" w:color="auto" w:fill="FFFFFF"/>
        <w:spacing w:before="400" w:after="200" w:line="450" w:lineRule="atLeast"/>
        <w:rPr>
          <w:rFonts w:ascii="Times New Roman" w:hAnsi="Times New Roman" w:cs="Times New Roman"/>
          <w:color w:val="734126"/>
          <w:spacing w:val="-2"/>
          <w:sz w:val="28"/>
          <w:szCs w:val="28"/>
        </w:rPr>
      </w:pPr>
      <w:r w:rsidRPr="001B3A99">
        <w:rPr>
          <w:rStyle w:val="Emphasis"/>
          <w:rFonts w:ascii="Times New Roman" w:hAnsi="Times New Roman" w:cs="Times New Roman"/>
          <w:b/>
          <w:bCs/>
          <w:color w:val="734126"/>
          <w:spacing w:val="-2"/>
          <w:sz w:val="28"/>
          <w:szCs w:val="28"/>
        </w:rPr>
        <w:t>RMSE</w:t>
      </w:r>
      <w:r w:rsidRPr="001B3A99">
        <w:rPr>
          <w:rFonts w:ascii="Times New Roman" w:hAnsi="Times New Roman" w:cs="Times New Roman"/>
          <w:b/>
          <w:bCs/>
          <w:color w:val="734126"/>
          <w:spacing w:val="-2"/>
          <w:sz w:val="28"/>
          <w:szCs w:val="28"/>
        </w:rPr>
        <w:t> and r</w:t>
      </w:r>
      <w:r w:rsidRPr="001B3A99">
        <w:rPr>
          <w:rFonts w:ascii="Times New Roman" w:hAnsi="Times New Roman" w:cs="Times New Roman"/>
          <w:b/>
          <w:bCs/>
          <w:color w:val="734126"/>
          <w:spacing w:val="-2"/>
          <w:sz w:val="28"/>
          <w:szCs w:val="28"/>
          <w:vertAlign w:val="superscript"/>
        </w:rPr>
        <w:t>2</w:t>
      </w:r>
      <w:r w:rsidRPr="001B3A99">
        <w:rPr>
          <w:rFonts w:ascii="Times New Roman" w:hAnsi="Times New Roman" w:cs="Times New Roman"/>
          <w:b/>
          <w:bCs/>
          <w:color w:val="734126"/>
          <w:spacing w:val="-2"/>
          <w:sz w:val="28"/>
          <w:szCs w:val="28"/>
        </w:rPr>
        <w:t>-Value</w:t>
      </w:r>
    </w:p>
    <w:p w14:paraId="1ACDB5E0" w14:textId="77777777" w:rsidR="00375A77" w:rsidRPr="001B3A99" w:rsidRDefault="00375A77" w:rsidP="00375A77">
      <w:pPr>
        <w:pStyle w:val="p"/>
        <w:shd w:val="clear" w:color="auto" w:fill="FFFFFF"/>
        <w:spacing w:before="400" w:beforeAutospacing="0" w:after="400" w:afterAutospacing="0"/>
        <w:rPr>
          <w:color w:val="212121"/>
          <w:sz w:val="28"/>
          <w:szCs w:val="28"/>
        </w:rPr>
      </w:pPr>
      <w:r w:rsidRPr="001B3A99">
        <w:rPr>
          <w:color w:val="212121"/>
          <w:sz w:val="28"/>
          <w:szCs w:val="28"/>
        </w:rPr>
        <w:t>The </w:t>
      </w:r>
      <w:r w:rsidRPr="001B3A99">
        <w:rPr>
          <w:rStyle w:val="Emphasis"/>
          <w:color w:val="212121"/>
          <w:sz w:val="28"/>
          <w:szCs w:val="28"/>
        </w:rPr>
        <w:t>RMSE</w:t>
      </w:r>
      <w:r w:rsidRPr="001B3A99">
        <w:rPr>
          <w:color w:val="212121"/>
          <w:sz w:val="28"/>
          <w:szCs w:val="28"/>
        </w:rPr>
        <w:t> is the square root mean error. This error value gives an idea about the fitness of the model, i.e., how the values deviate from the true value. </w:t>
      </w:r>
      <w:r w:rsidRPr="001B3A99">
        <w:rPr>
          <w:rStyle w:val="Emphasis"/>
          <w:color w:val="212121"/>
          <w:sz w:val="28"/>
          <w:szCs w:val="28"/>
        </w:rPr>
        <w:t>RMSE</w:t>
      </w:r>
      <w:r w:rsidRPr="001B3A99">
        <w:rPr>
          <w:color w:val="212121"/>
          <w:sz w:val="28"/>
          <w:szCs w:val="28"/>
        </w:rPr>
        <w:t> is an absolute measure of fit, while </w:t>
      </w:r>
      <w:r w:rsidRPr="001B3A99">
        <w:rPr>
          <w:rStyle w:val="Emphasis"/>
          <w:color w:val="212121"/>
          <w:sz w:val="28"/>
          <w:szCs w:val="28"/>
        </w:rPr>
        <w:t>R-squared</w:t>
      </w:r>
      <w:r w:rsidRPr="001B3A99">
        <w:rPr>
          <w:color w:val="212121"/>
          <w:sz w:val="28"/>
          <w:szCs w:val="28"/>
        </w:rPr>
        <w:t> is a relative measure of fit. </w:t>
      </w:r>
      <w:r w:rsidRPr="001B3A99">
        <w:rPr>
          <w:rStyle w:val="Emphasis"/>
          <w:color w:val="212121"/>
          <w:sz w:val="28"/>
          <w:szCs w:val="28"/>
        </w:rPr>
        <w:t>RMSE</w:t>
      </w:r>
      <w:r w:rsidRPr="001B3A99">
        <w:rPr>
          <w:color w:val="212121"/>
          <w:sz w:val="28"/>
          <w:szCs w:val="28"/>
        </w:rPr>
        <w:t> can be interpreted as the standard deviation of the unexplained variance since it is the square root of the variance. It has the advantage of being in the same units as the answer variable. The lower the </w:t>
      </w:r>
      <w:r w:rsidRPr="001B3A99">
        <w:rPr>
          <w:rStyle w:val="Emphasis"/>
          <w:color w:val="212121"/>
          <w:sz w:val="28"/>
          <w:szCs w:val="28"/>
        </w:rPr>
        <w:t>RMSE</w:t>
      </w:r>
      <w:r w:rsidRPr="001B3A99">
        <w:rPr>
          <w:color w:val="212121"/>
          <w:sz w:val="28"/>
          <w:szCs w:val="28"/>
        </w:rPr>
        <w:t> value the better will be the prediction. If the main goal of the model is prediction, the </w:t>
      </w:r>
      <w:r w:rsidRPr="001B3A99">
        <w:rPr>
          <w:rStyle w:val="Emphasis"/>
          <w:color w:val="212121"/>
          <w:sz w:val="28"/>
          <w:szCs w:val="28"/>
        </w:rPr>
        <w:t>RMSE</w:t>
      </w:r>
      <w:r w:rsidRPr="001B3A99">
        <w:rPr>
          <w:color w:val="212121"/>
          <w:sz w:val="28"/>
          <w:szCs w:val="28"/>
        </w:rPr>
        <w:t> is the essential criterion for fit because it is a valid standard of how well the model predicts the response.</w:t>
      </w:r>
    </w:p>
    <w:p w14:paraId="60C70CAB" w14:textId="77777777" w:rsidR="00375A77" w:rsidRPr="001B3A99" w:rsidRDefault="00375A77" w:rsidP="00375A77">
      <w:pPr>
        <w:shd w:val="clear" w:color="auto" w:fill="FFFFFF"/>
        <w:jc w:val="center"/>
        <w:textAlignment w:val="center"/>
        <w:rPr>
          <w:color w:val="212121"/>
          <w:szCs w:val="28"/>
        </w:rPr>
      </w:pPr>
      <w:r w:rsidRPr="001B3A99">
        <w:rPr>
          <w:rStyle w:val="mi"/>
          <w:color w:val="212121"/>
          <w:szCs w:val="28"/>
          <w:bdr w:val="none" w:sz="0" w:space="0" w:color="auto" w:frame="1"/>
        </w:rPr>
        <w:t>Mean</w:t>
      </w:r>
      <w:r w:rsidRPr="001B3A99">
        <w:rPr>
          <w:rStyle w:val="mtext"/>
          <w:color w:val="212121"/>
          <w:szCs w:val="28"/>
          <w:bdr w:val="none" w:sz="0" w:space="0" w:color="auto" w:frame="1"/>
        </w:rPr>
        <w:t> </w:t>
      </w:r>
      <w:r w:rsidRPr="001B3A99">
        <w:rPr>
          <w:rStyle w:val="mi"/>
          <w:color w:val="212121"/>
          <w:szCs w:val="28"/>
          <w:bdr w:val="none" w:sz="0" w:space="0" w:color="auto" w:frame="1"/>
        </w:rPr>
        <w:t>Square</w:t>
      </w:r>
      <w:r w:rsidRPr="001B3A99">
        <w:rPr>
          <w:rStyle w:val="mtext"/>
          <w:color w:val="212121"/>
          <w:szCs w:val="28"/>
          <w:bdr w:val="none" w:sz="0" w:space="0" w:color="auto" w:frame="1"/>
        </w:rPr>
        <w:t> </w:t>
      </w:r>
      <w:r w:rsidRPr="001B3A99">
        <w:rPr>
          <w:rStyle w:val="mi"/>
          <w:color w:val="212121"/>
          <w:szCs w:val="28"/>
          <w:bdr w:val="none" w:sz="0" w:space="0" w:color="auto" w:frame="1"/>
        </w:rPr>
        <w:t>Error</w:t>
      </w:r>
      <w:r w:rsidRPr="001B3A99">
        <w:rPr>
          <w:rStyle w:val="mo"/>
          <w:color w:val="212121"/>
          <w:szCs w:val="28"/>
          <w:bdr w:val="none" w:sz="0" w:space="0" w:color="auto" w:frame="1"/>
        </w:rPr>
        <w:t>=</w:t>
      </w:r>
      <w:r w:rsidRPr="001B3A99">
        <w:rPr>
          <w:rStyle w:val="mi"/>
          <w:color w:val="212121"/>
          <w:szCs w:val="28"/>
          <w:bdr w:val="none" w:sz="0" w:space="0" w:color="auto" w:frame="1"/>
        </w:rPr>
        <w:t>True</w:t>
      </w:r>
      <w:r w:rsidRPr="001B3A99">
        <w:rPr>
          <w:rStyle w:val="mtext"/>
          <w:color w:val="212121"/>
          <w:szCs w:val="28"/>
          <w:bdr w:val="none" w:sz="0" w:space="0" w:color="auto" w:frame="1"/>
        </w:rPr>
        <w:t> </w:t>
      </w:r>
      <w:proofErr w:type="gramStart"/>
      <w:r w:rsidRPr="001B3A99">
        <w:rPr>
          <w:rStyle w:val="mi"/>
          <w:color w:val="212121"/>
          <w:szCs w:val="28"/>
          <w:bdr w:val="none" w:sz="0" w:space="0" w:color="auto" w:frame="1"/>
        </w:rPr>
        <w:t>value</w:t>
      </w:r>
      <w:proofErr w:type="gramEnd"/>
      <w:r w:rsidRPr="001B3A99">
        <w:rPr>
          <w:rStyle w:val="mo"/>
          <w:color w:val="212121"/>
          <w:szCs w:val="28"/>
          <w:bdr w:val="none" w:sz="0" w:space="0" w:color="auto" w:frame="1"/>
        </w:rPr>
        <w:t>−</w:t>
      </w:r>
      <w:r w:rsidRPr="001B3A99">
        <w:rPr>
          <w:rStyle w:val="mi"/>
          <w:color w:val="212121"/>
          <w:szCs w:val="28"/>
          <w:bdr w:val="none" w:sz="0" w:space="0" w:color="auto" w:frame="1"/>
        </w:rPr>
        <w:t>Predicted</w:t>
      </w:r>
      <w:r w:rsidRPr="001B3A99">
        <w:rPr>
          <w:rStyle w:val="mtext"/>
          <w:color w:val="212121"/>
          <w:szCs w:val="28"/>
          <w:bdr w:val="none" w:sz="0" w:space="0" w:color="auto" w:frame="1"/>
        </w:rPr>
        <w:t> </w:t>
      </w:r>
      <w:r w:rsidRPr="001B3A99">
        <w:rPr>
          <w:rStyle w:val="mi"/>
          <w:color w:val="212121"/>
          <w:szCs w:val="28"/>
          <w:bdr w:val="none" w:sz="0" w:space="0" w:color="auto" w:frame="1"/>
        </w:rPr>
        <w:t>value</w:t>
      </w:r>
    </w:p>
    <w:p w14:paraId="4F3DE219" w14:textId="77777777" w:rsidR="00375A77" w:rsidRPr="001B3A99" w:rsidRDefault="00375A77" w:rsidP="00375A77">
      <w:pPr>
        <w:shd w:val="clear" w:color="auto" w:fill="FFFFFF"/>
        <w:jc w:val="center"/>
        <w:textAlignment w:val="center"/>
        <w:rPr>
          <w:color w:val="212121"/>
          <w:szCs w:val="28"/>
        </w:rPr>
      </w:pPr>
      <w:r w:rsidRPr="001B3A99">
        <w:rPr>
          <w:color w:val="212121"/>
          <w:szCs w:val="28"/>
        </w:rPr>
        <w:t>(3)</w:t>
      </w:r>
    </w:p>
    <w:p w14:paraId="1417BB17" w14:textId="77777777" w:rsidR="00375A77" w:rsidRPr="001B3A99" w:rsidRDefault="00375A77" w:rsidP="00375A77">
      <w:pPr>
        <w:shd w:val="clear" w:color="auto" w:fill="FFFFFF"/>
        <w:jc w:val="center"/>
        <w:textAlignment w:val="center"/>
        <w:rPr>
          <w:color w:val="212121"/>
          <w:szCs w:val="28"/>
        </w:rPr>
      </w:pPr>
      <w:r w:rsidRPr="001B3A99">
        <w:rPr>
          <w:rStyle w:val="mi"/>
          <w:color w:val="212121"/>
          <w:szCs w:val="28"/>
          <w:bdr w:val="none" w:sz="0" w:space="0" w:color="auto" w:frame="1"/>
        </w:rPr>
        <w:t>Root</w:t>
      </w:r>
      <w:r w:rsidRPr="001B3A99">
        <w:rPr>
          <w:rStyle w:val="mtext"/>
          <w:color w:val="212121"/>
          <w:szCs w:val="28"/>
          <w:bdr w:val="none" w:sz="0" w:space="0" w:color="auto" w:frame="1"/>
        </w:rPr>
        <w:t> </w:t>
      </w:r>
      <w:r w:rsidRPr="001B3A99">
        <w:rPr>
          <w:rStyle w:val="mi"/>
          <w:color w:val="212121"/>
          <w:szCs w:val="28"/>
          <w:bdr w:val="none" w:sz="0" w:space="0" w:color="auto" w:frame="1"/>
        </w:rPr>
        <w:t>mean</w:t>
      </w:r>
      <w:r w:rsidRPr="001B3A99">
        <w:rPr>
          <w:rStyle w:val="mtext"/>
          <w:color w:val="212121"/>
          <w:szCs w:val="28"/>
          <w:bdr w:val="none" w:sz="0" w:space="0" w:color="auto" w:frame="1"/>
        </w:rPr>
        <w:t> </w:t>
      </w:r>
      <w:r w:rsidRPr="001B3A99">
        <w:rPr>
          <w:rStyle w:val="mi"/>
          <w:color w:val="212121"/>
          <w:szCs w:val="28"/>
          <w:bdr w:val="none" w:sz="0" w:space="0" w:color="auto" w:frame="1"/>
        </w:rPr>
        <w:t>square</w:t>
      </w:r>
      <w:r w:rsidRPr="001B3A99">
        <w:rPr>
          <w:rStyle w:val="mtext"/>
          <w:color w:val="212121"/>
          <w:szCs w:val="28"/>
          <w:bdr w:val="none" w:sz="0" w:space="0" w:color="auto" w:frame="1"/>
        </w:rPr>
        <w:t> </w:t>
      </w:r>
      <w:r w:rsidRPr="001B3A99">
        <w:rPr>
          <w:rStyle w:val="mi"/>
          <w:color w:val="212121"/>
          <w:szCs w:val="28"/>
          <w:bdr w:val="none" w:sz="0" w:space="0" w:color="auto" w:frame="1"/>
        </w:rPr>
        <w:t>error</w:t>
      </w:r>
      <w:proofErr w:type="gramStart"/>
      <w:r w:rsidRPr="001B3A99">
        <w:rPr>
          <w:rStyle w:val="mo"/>
          <w:color w:val="212121"/>
          <w:szCs w:val="28"/>
          <w:bdr w:val="none" w:sz="0" w:space="0" w:color="auto" w:frame="1"/>
        </w:rPr>
        <w:t>=(</w:t>
      </w:r>
      <w:proofErr w:type="gramEnd"/>
      <w:r w:rsidRPr="001B3A99">
        <w:rPr>
          <w:rStyle w:val="mi"/>
          <w:color w:val="212121"/>
          <w:szCs w:val="28"/>
          <w:bdr w:val="none" w:sz="0" w:space="0" w:color="auto" w:frame="1"/>
        </w:rPr>
        <w:t>True</w:t>
      </w:r>
      <w:r w:rsidRPr="001B3A99">
        <w:rPr>
          <w:rStyle w:val="mtext"/>
          <w:color w:val="212121"/>
          <w:szCs w:val="28"/>
          <w:bdr w:val="none" w:sz="0" w:space="0" w:color="auto" w:frame="1"/>
        </w:rPr>
        <w:t> </w:t>
      </w:r>
      <w:r w:rsidRPr="001B3A99">
        <w:rPr>
          <w:rStyle w:val="mi"/>
          <w:color w:val="212121"/>
          <w:szCs w:val="28"/>
          <w:bdr w:val="none" w:sz="0" w:space="0" w:color="auto" w:frame="1"/>
        </w:rPr>
        <w:t>value</w:t>
      </w:r>
      <w:r w:rsidRPr="001B3A99">
        <w:rPr>
          <w:rStyle w:val="mo"/>
          <w:color w:val="212121"/>
          <w:szCs w:val="28"/>
          <w:bdr w:val="none" w:sz="0" w:space="0" w:color="auto" w:frame="1"/>
        </w:rPr>
        <w:t>−</w:t>
      </w:r>
      <w:r w:rsidRPr="001B3A99">
        <w:rPr>
          <w:rStyle w:val="mi"/>
          <w:color w:val="212121"/>
          <w:szCs w:val="28"/>
          <w:bdr w:val="none" w:sz="0" w:space="0" w:color="auto" w:frame="1"/>
        </w:rPr>
        <w:t>Predicted</w:t>
      </w:r>
      <w:r w:rsidRPr="001B3A99">
        <w:rPr>
          <w:rStyle w:val="mtext"/>
          <w:color w:val="212121"/>
          <w:szCs w:val="28"/>
          <w:bdr w:val="none" w:sz="0" w:space="0" w:color="auto" w:frame="1"/>
        </w:rPr>
        <w:t> </w:t>
      </w:r>
      <w:r w:rsidRPr="001B3A99">
        <w:rPr>
          <w:rStyle w:val="mi"/>
          <w:color w:val="212121"/>
          <w:szCs w:val="28"/>
          <w:bdr w:val="none" w:sz="0" w:space="0" w:color="auto" w:frame="1"/>
        </w:rPr>
        <w:t>value</w:t>
      </w:r>
      <w:r w:rsidRPr="001B3A99">
        <w:rPr>
          <w:rStyle w:val="mo"/>
          <w:color w:val="212121"/>
          <w:szCs w:val="28"/>
          <w:bdr w:val="none" w:sz="0" w:space="0" w:color="auto" w:frame="1"/>
        </w:rPr>
        <w:t>)</w:t>
      </w:r>
      <w:r w:rsidRPr="001B3A99">
        <w:rPr>
          <w:rStyle w:val="mn"/>
          <w:color w:val="212121"/>
          <w:szCs w:val="28"/>
          <w:bdr w:val="none" w:sz="0" w:space="0" w:color="auto" w:frame="1"/>
        </w:rPr>
        <w:t>2</w:t>
      </w:r>
    </w:p>
    <w:p w14:paraId="6D712B4F" w14:textId="77777777" w:rsidR="00375A77" w:rsidRPr="001B3A99" w:rsidRDefault="00375A77" w:rsidP="00375A77">
      <w:pPr>
        <w:shd w:val="clear" w:color="auto" w:fill="FFFFFF"/>
        <w:jc w:val="center"/>
        <w:textAlignment w:val="center"/>
        <w:rPr>
          <w:color w:val="212121"/>
          <w:szCs w:val="28"/>
        </w:rPr>
      </w:pPr>
      <w:r w:rsidRPr="001B3A99">
        <w:rPr>
          <w:color w:val="212121"/>
          <w:szCs w:val="28"/>
        </w:rPr>
        <w:t>(4)</w:t>
      </w:r>
    </w:p>
    <w:p w14:paraId="29975A41" w14:textId="77777777" w:rsidR="00375A77" w:rsidRPr="001B3A99" w:rsidRDefault="00375A77" w:rsidP="00375A77">
      <w:pPr>
        <w:pStyle w:val="p"/>
        <w:shd w:val="clear" w:color="auto" w:fill="FFFFFF"/>
        <w:spacing w:before="400" w:beforeAutospacing="0" w:after="400" w:afterAutospacing="0"/>
        <w:rPr>
          <w:color w:val="212121"/>
          <w:sz w:val="28"/>
          <w:szCs w:val="28"/>
        </w:rPr>
      </w:pPr>
      <w:r w:rsidRPr="001B3A99">
        <w:rPr>
          <w:color w:val="212121"/>
          <w:sz w:val="28"/>
          <w:szCs w:val="28"/>
        </w:rPr>
        <w:t>We square the error because the estimate can be above or below the true value, resulting in a negative or positive difference. If we didn't square the errors, the sum might fall due to negative differences rather than a strong model fit. Lower values of </w:t>
      </w:r>
      <w:r w:rsidRPr="001B3A99">
        <w:rPr>
          <w:rStyle w:val="Emphasis"/>
          <w:color w:val="212121"/>
          <w:sz w:val="28"/>
          <w:szCs w:val="28"/>
        </w:rPr>
        <w:t>RMSE</w:t>
      </w:r>
      <w:r w:rsidRPr="001B3A99">
        <w:rPr>
          <w:color w:val="212121"/>
          <w:sz w:val="28"/>
          <w:szCs w:val="28"/>
        </w:rPr>
        <w:t> indicate a better fit.</w:t>
      </w:r>
    </w:p>
    <w:p w14:paraId="280B0C08" w14:textId="088AE15A" w:rsidR="00EA56A8" w:rsidRPr="001B3A99" w:rsidRDefault="00375A77" w:rsidP="00E17248">
      <w:pPr>
        <w:numPr>
          <w:ilvl w:val="0"/>
          <w:numId w:val="5"/>
        </w:numPr>
        <w:spacing w:after="380"/>
        <w:ind w:right="0"/>
        <w:rPr>
          <w:szCs w:val="28"/>
        </w:rPr>
      </w:pPr>
      <w:r w:rsidRPr="001B3A99">
        <w:rPr>
          <w:szCs w:val="28"/>
        </w:rPr>
        <w:t xml:space="preserve">Support vector </w:t>
      </w:r>
      <w:proofErr w:type="gramStart"/>
      <w:r w:rsidRPr="001B3A99">
        <w:rPr>
          <w:szCs w:val="28"/>
        </w:rPr>
        <w:t>machine</w:t>
      </w:r>
      <w:r w:rsidR="00EA56A8" w:rsidRPr="001B3A99">
        <w:rPr>
          <w:szCs w:val="28"/>
        </w:rPr>
        <w:t xml:space="preserve"> :</w:t>
      </w:r>
      <w:proofErr w:type="gramEnd"/>
      <w:r w:rsidR="00EA56A8" w:rsidRPr="001B3A99">
        <w:rPr>
          <w:szCs w:val="28"/>
        </w:rPr>
        <w:t xml:space="preserve"> </w:t>
      </w:r>
      <w:r w:rsidRPr="001B3A99">
        <w:rPr>
          <w:color w:val="212121"/>
          <w:szCs w:val="28"/>
          <w:shd w:val="clear" w:color="auto" w:fill="FFFFFF"/>
        </w:rPr>
        <w:t xml:space="preserve">Calculating the accuracy of a model-designed support vector machine (SVM) algorithm is a good measure. It is a supervised learning algorithm that classifies data into 2 classes based upon which training is done and then, using that, future learning classifications are made. These algorithms are more efficient as their performance is high. Using SVM, a hyperplane can be plotted between datasets which are called a decision boundary. Based upon that classifier, classification can be performed. This is an advanced version of the linear and polynomial regression model </w:t>
      </w:r>
      <w:proofErr w:type="spellStart"/>
      <w:r w:rsidRPr="001B3A99">
        <w:rPr>
          <w:color w:val="212121"/>
          <w:szCs w:val="28"/>
          <w:shd w:val="clear" w:color="auto" w:fill="FFFFFF"/>
        </w:rPr>
        <w:t>analyzed</w:t>
      </w:r>
      <w:proofErr w:type="spellEnd"/>
      <w:r w:rsidRPr="001B3A99">
        <w:rPr>
          <w:color w:val="212121"/>
          <w:szCs w:val="28"/>
          <w:shd w:val="clear" w:color="auto" w:fill="FFFFFF"/>
        </w:rPr>
        <w:t xml:space="preserve"> above. By using SVM we can make some predictions and these predictions can be compared with the actual values and in the last, the accuracy of the model can also be obtained (</w:t>
      </w:r>
      <w:hyperlink r:id="rId9" w:anchor="B10" w:history="1">
        <w:r w:rsidRPr="001B3A99">
          <w:rPr>
            <w:rStyle w:val="Hyperlink"/>
            <w:color w:val="376FAA"/>
            <w:szCs w:val="28"/>
            <w:shd w:val="clear" w:color="auto" w:fill="FFFFFF"/>
          </w:rPr>
          <w:t>Bruno, 2017</w:t>
        </w:r>
      </w:hyperlink>
      <w:r w:rsidRPr="001B3A99">
        <w:rPr>
          <w:color w:val="212121"/>
          <w:szCs w:val="28"/>
          <w:shd w:val="clear" w:color="auto" w:fill="FFFFFF"/>
        </w:rPr>
        <w:t>). SVM regression </w:t>
      </w:r>
      <w:r w:rsidRPr="001B3A99">
        <w:rPr>
          <w:rStyle w:val="Emphasis"/>
          <w:color w:val="212121"/>
          <w:szCs w:val="28"/>
          <w:shd w:val="clear" w:color="auto" w:fill="FFFFFF"/>
        </w:rPr>
        <w:t>analysis</w:t>
      </w:r>
      <w:r w:rsidRPr="001B3A99">
        <w:rPr>
          <w:color w:val="212121"/>
          <w:szCs w:val="28"/>
          <w:shd w:val="clear" w:color="auto" w:fill="FFFFFF"/>
        </w:rPr>
        <w:t> will complete our </w:t>
      </w:r>
      <w:r w:rsidRPr="001B3A99">
        <w:rPr>
          <w:rStyle w:val="Emphasis"/>
          <w:color w:val="212121"/>
          <w:szCs w:val="28"/>
          <w:shd w:val="clear" w:color="auto" w:fill="FFFFFF"/>
        </w:rPr>
        <w:t>analysis</w:t>
      </w:r>
      <w:r w:rsidRPr="001B3A99">
        <w:rPr>
          <w:color w:val="212121"/>
          <w:szCs w:val="28"/>
          <w:shd w:val="clear" w:color="auto" w:fill="FFFFFF"/>
        </w:rPr>
        <w:t xml:space="preserve"> and tell us about the efficacy of the model and decrease the error value of the model by making it more </w:t>
      </w:r>
      <w:proofErr w:type="spellStart"/>
      <w:proofErr w:type="gramStart"/>
      <w:r w:rsidRPr="001B3A99">
        <w:rPr>
          <w:color w:val="212121"/>
          <w:szCs w:val="28"/>
          <w:shd w:val="clear" w:color="auto" w:fill="FFFFFF"/>
        </w:rPr>
        <w:t>precise.</w:t>
      </w:r>
      <w:r w:rsidR="00EA56A8" w:rsidRPr="001B3A99">
        <w:rPr>
          <w:szCs w:val="28"/>
        </w:rPr>
        <w:t>Model</w:t>
      </w:r>
      <w:proofErr w:type="spellEnd"/>
      <w:proofErr w:type="gramEnd"/>
      <w:r w:rsidR="00EA56A8" w:rsidRPr="001B3A99">
        <w:rPr>
          <w:szCs w:val="28"/>
        </w:rPr>
        <w:t xml:space="preserve"> Evaluation and Selection:</w:t>
      </w:r>
    </w:p>
    <w:p w14:paraId="4AD95843" w14:textId="77777777" w:rsidR="00EA56A8" w:rsidRDefault="00EA56A8" w:rsidP="00EA56A8">
      <w:pPr>
        <w:ind w:left="425" w:firstLine="0"/>
      </w:pPr>
      <w:r>
        <w:rPr>
          <w:sz w:val="16"/>
        </w:rPr>
        <w:sym w:font="Times New Roman" w:char="F06C"/>
      </w:r>
      <w:r>
        <w:rPr>
          <w:sz w:val="16"/>
        </w:rPr>
        <w:t xml:space="preserve"> </w:t>
      </w:r>
      <w:r>
        <w:t>Split the dataset into training and testing sets.</w:t>
      </w:r>
    </w:p>
    <w:p w14:paraId="0F1BD583" w14:textId="77777777" w:rsidR="00EA56A8" w:rsidRDefault="00EA56A8" w:rsidP="00EA56A8">
      <w:r>
        <w:rPr>
          <w:sz w:val="16"/>
        </w:rPr>
        <w:lastRenderedPageBreak/>
        <w:sym w:font="Times New Roman" w:char="F06C"/>
      </w:r>
      <w:r>
        <w:rPr>
          <w:sz w:val="16"/>
        </w:rPr>
        <w:t xml:space="preserve"> </w:t>
      </w:r>
      <w:r>
        <w:t>Evaluate models using appropriate metrics (e.g., Mean Absolute Error, Mean Squared Error, R-squared) to assess their performance.</w:t>
      </w:r>
    </w:p>
    <w:p w14:paraId="39DACDE5" w14:textId="77777777" w:rsidR="00EA56A8" w:rsidRDefault="00EA56A8" w:rsidP="00EA56A8">
      <w:pPr>
        <w:ind w:left="0" w:right="0" w:firstLine="0"/>
        <w:jc w:val="center"/>
      </w:pPr>
      <w:r>
        <w:rPr>
          <w:sz w:val="16"/>
        </w:rPr>
        <w:sym w:font="Times New Roman" w:char="F06C"/>
      </w:r>
      <w:r>
        <w:rPr>
          <w:sz w:val="16"/>
        </w:rPr>
        <w:t xml:space="preserve"> </w:t>
      </w:r>
      <w:r>
        <w:t>Use cross-validation techniques to tune hyperparameters and ensure model stability.</w:t>
      </w:r>
    </w:p>
    <w:p w14:paraId="1A1992BA" w14:textId="77777777" w:rsidR="00EA56A8" w:rsidRDefault="00EA56A8" w:rsidP="00EA56A8">
      <w:r>
        <w:rPr>
          <w:sz w:val="16"/>
        </w:rPr>
        <w:sym w:font="Times New Roman" w:char="F06C"/>
      </w:r>
      <w:r>
        <w:rPr>
          <w:sz w:val="16"/>
        </w:rPr>
        <w:t xml:space="preserve"> </w:t>
      </w:r>
      <w:r>
        <w:t>Compare the results with traditional linear regression models to highlight improvements.</w:t>
      </w:r>
    </w:p>
    <w:p w14:paraId="621E9673" w14:textId="77777777" w:rsidR="00EA56A8" w:rsidRDefault="00EA56A8" w:rsidP="00EA56A8">
      <w:pPr>
        <w:spacing w:after="439"/>
        <w:ind w:left="425" w:firstLine="0"/>
      </w:pPr>
      <w:r>
        <w:rPr>
          <w:sz w:val="16"/>
        </w:rPr>
        <w:sym w:font="Times New Roman" w:char="F06C"/>
      </w:r>
      <w:r>
        <w:rPr>
          <w:sz w:val="16"/>
        </w:rPr>
        <w:t xml:space="preserve"> </w:t>
      </w:r>
      <w:r>
        <w:t>Select the best-performing model for further analysis.</w:t>
      </w:r>
    </w:p>
    <w:p w14:paraId="4A7EB269" w14:textId="77777777" w:rsidR="00EA56A8" w:rsidRDefault="00EA56A8" w:rsidP="00EA56A8">
      <w:pPr>
        <w:pStyle w:val="Heading1"/>
      </w:pPr>
      <w:r>
        <w:t>Model Interpretability:</w:t>
      </w:r>
    </w:p>
    <w:p w14:paraId="0CB85107" w14:textId="5D05DF1C" w:rsidR="00EA56A8" w:rsidRPr="001B3A99" w:rsidRDefault="0013622C" w:rsidP="00EA56A8">
      <w:pPr>
        <w:spacing w:after="439"/>
        <w:rPr>
          <w:szCs w:val="28"/>
        </w:rPr>
      </w:pPr>
      <w:r w:rsidRPr="001B3A99">
        <w:rPr>
          <w:color w:val="222222"/>
          <w:szCs w:val="28"/>
          <w:shd w:val="clear" w:color="auto" w:fill="FFFFFF"/>
        </w:rPr>
        <w:t xml:space="preserve">The coronavirus disease 2019 (COVID-19) pandemic has posed a severe threat to global health and economy while producing some of the richest data we have ever seen in terms of infectious disease tracking. The quantity and quality of data placed epidemic </w:t>
      </w:r>
      <w:proofErr w:type="spellStart"/>
      <w:r w:rsidRPr="001B3A99">
        <w:rPr>
          <w:color w:val="222222"/>
          <w:szCs w:val="28"/>
          <w:shd w:val="clear" w:color="auto" w:fill="FFFFFF"/>
        </w:rPr>
        <w:t>modeling</w:t>
      </w:r>
      <w:proofErr w:type="spellEnd"/>
      <w:r w:rsidRPr="001B3A99">
        <w:rPr>
          <w:color w:val="222222"/>
          <w:szCs w:val="28"/>
          <w:shd w:val="clear" w:color="auto" w:fill="FFFFFF"/>
        </w:rPr>
        <w:t xml:space="preserve"> and forecasting at the forefront of worldwide public policy making. Compared to previous infectious diseases, COVID-19 shows special transmission characteristics, yielding significant fluctuations and non-stationarity in the new COVID-19 cases. This poses grand challenges in effective prediction, and, on the other hand, draws attention of the global community to epidemic tracking and </w:t>
      </w:r>
      <w:proofErr w:type="gramStart"/>
      <w:r w:rsidRPr="001B3A99">
        <w:rPr>
          <w:color w:val="222222"/>
          <w:szCs w:val="28"/>
          <w:shd w:val="clear" w:color="auto" w:fill="FFFFFF"/>
        </w:rPr>
        <w:t>prediction.</w:t>
      </w:r>
      <w:r w:rsidR="00EA56A8" w:rsidRPr="001B3A99">
        <w:rPr>
          <w:szCs w:val="28"/>
        </w:rPr>
        <w:t>.</w:t>
      </w:r>
      <w:proofErr w:type="gramEnd"/>
    </w:p>
    <w:p w14:paraId="1609295A" w14:textId="77777777" w:rsidR="00EA56A8" w:rsidRDefault="00EA56A8" w:rsidP="00EA56A8">
      <w:pPr>
        <w:pStyle w:val="Heading1"/>
      </w:pPr>
      <w:r>
        <w:t>Deployment and Prediction:</w:t>
      </w:r>
    </w:p>
    <w:p w14:paraId="788410D2" w14:textId="7EC64921" w:rsidR="00EA56A8" w:rsidRDefault="00EA56A8" w:rsidP="00EA56A8">
      <w:pPr>
        <w:ind w:left="425" w:firstLine="0"/>
      </w:pPr>
      <w:r>
        <w:rPr>
          <w:sz w:val="16"/>
        </w:rPr>
        <w:sym w:font="Times New Roman" w:char="F06C"/>
      </w:r>
      <w:r>
        <w:rPr>
          <w:sz w:val="16"/>
        </w:rPr>
        <w:t xml:space="preserve"> </w:t>
      </w:r>
      <w:r>
        <w:t xml:space="preserve">Deploy the chosen regression model to </w:t>
      </w:r>
      <w:r w:rsidR="0013622C">
        <w:t>covid-19 vaccine analysis.</w:t>
      </w:r>
    </w:p>
    <w:p w14:paraId="7D865227" w14:textId="7C4083EA" w:rsidR="00EA56A8" w:rsidRDefault="00EA56A8" w:rsidP="00EA56A8">
      <w:pPr>
        <w:spacing w:after="964"/>
      </w:pPr>
      <w:r>
        <w:rPr>
          <w:sz w:val="16"/>
        </w:rPr>
        <w:sym w:font="Times New Roman" w:char="F06C"/>
      </w:r>
      <w:r>
        <w:rPr>
          <w:sz w:val="16"/>
        </w:rPr>
        <w:t xml:space="preserve"> </w:t>
      </w:r>
      <w:r>
        <w:t>Develop a user-friendly interface for users to input property features</w:t>
      </w:r>
      <w:r w:rsidR="0013622C">
        <w:t>.</w:t>
      </w:r>
    </w:p>
    <w:p w14:paraId="250AAAC4" w14:textId="77777777" w:rsidR="00EA56A8" w:rsidRDefault="00EA56A8" w:rsidP="00EA56A8">
      <w:pPr>
        <w:spacing w:after="72" w:line="244" w:lineRule="auto"/>
        <w:ind w:left="-5" w:right="-15" w:hanging="10"/>
      </w:pPr>
      <w:r>
        <w:rPr>
          <w:sz w:val="40"/>
        </w:rPr>
        <w:t>Program:</w:t>
      </w:r>
    </w:p>
    <w:p w14:paraId="06E9EAC3" w14:textId="77777777" w:rsidR="00915B8A" w:rsidRDefault="00915B8A" w:rsidP="00915B8A">
      <w:pPr>
        <w:spacing w:after="0"/>
        <w:ind w:left="0" w:right="0" w:firstLine="0"/>
        <w:jc w:val="center"/>
        <w:rPr>
          <w:ins w:id="0" w:author="Unknown"/>
          <w:rFonts w:ascii="Lato" w:hAnsi="Lato"/>
          <w:color w:val="4A4A4A"/>
          <w:sz w:val="24"/>
          <w:shd w:val="clear" w:color="auto" w:fill="FFFFFF"/>
        </w:rPr>
      </w:pPr>
      <w:ins w:id="1" w:author="Unknown">
        <w:r>
          <w:rPr>
            <w:rFonts w:ascii="Lato" w:hAnsi="Lato"/>
            <w:color w:val="4A4A4A"/>
            <w:shd w:val="clear" w:color="auto" w:fill="FFFFFF"/>
          </w:rPr>
          <w:br/>
        </w:r>
      </w:ins>
    </w:p>
    <w:p w14:paraId="35933DE6" w14:textId="7B2F0529" w:rsidR="00915B8A" w:rsidRPr="00915B8A" w:rsidRDefault="00915B8A" w:rsidP="00915B8A">
      <w:pPr>
        <w:pStyle w:val="Heading3"/>
        <w:spacing w:before="0"/>
        <w:jc w:val="center"/>
        <w:rPr>
          <w:rFonts w:ascii="Times New Roman" w:hAnsi="Times New Roman" w:cs="Times New Roman"/>
          <w:color w:val="222222"/>
          <w:sz w:val="36"/>
          <w:szCs w:val="36"/>
          <w:u w:val="single"/>
        </w:rPr>
      </w:pPr>
      <w:r w:rsidRPr="00915B8A">
        <w:rPr>
          <w:rFonts w:ascii="Times New Roman" w:hAnsi="Times New Roman" w:cs="Times New Roman"/>
          <w:sz w:val="36"/>
          <w:szCs w:val="36"/>
          <w:u w:val="single" w:color="000000"/>
        </w:rPr>
        <w:t>Covid-19 Vaccine Analysis</w:t>
      </w:r>
    </w:p>
    <w:p w14:paraId="474CF829" w14:textId="74C87285" w:rsidR="00915B8A" w:rsidRDefault="00915B8A" w:rsidP="00915B8A">
      <w:pPr>
        <w:pStyle w:val="Heading3"/>
        <w:spacing w:before="0"/>
        <w:rPr>
          <w:color w:val="222222"/>
          <w:sz w:val="36"/>
          <w:szCs w:val="36"/>
        </w:rPr>
      </w:pPr>
      <w:r>
        <w:rPr>
          <w:color w:val="222222"/>
          <w:sz w:val="36"/>
          <w:szCs w:val="36"/>
          <w:u w:val="single"/>
        </w:rPr>
        <w:t>IMPORT LIBRARIES</w:t>
      </w:r>
    </w:p>
    <w:p w14:paraId="2545D9C7" w14:textId="6ED91CE0" w:rsidR="00EA56A8" w:rsidRDefault="00EA56A8" w:rsidP="00EA56A8">
      <w:pPr>
        <w:spacing w:after="855" w:line="336" w:lineRule="auto"/>
        <w:ind w:left="10" w:right="-15" w:hanging="10"/>
        <w:jc w:val="center"/>
      </w:pPr>
    </w:p>
    <w:p w14:paraId="1DCF4317" w14:textId="21972576"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Pr>
          <w:rFonts w:ascii="Consolas" w:hAnsi="Consolas" w:cs="Courier New"/>
          <w:color w:val="212529"/>
          <w:sz w:val="24"/>
          <w:szCs w:val="24"/>
        </w:rPr>
        <w:t>i</w:t>
      </w:r>
      <w:r w:rsidRPr="00915B8A">
        <w:rPr>
          <w:rFonts w:ascii="Consolas" w:hAnsi="Consolas" w:cs="Courier New"/>
          <w:color w:val="212529"/>
          <w:sz w:val="24"/>
          <w:szCs w:val="24"/>
        </w:rPr>
        <w:t>mport pandas as pd</w:t>
      </w:r>
    </w:p>
    <w:p w14:paraId="334D8DB1"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import </w:t>
      </w:r>
      <w:proofErr w:type="spellStart"/>
      <w:r w:rsidRPr="00915B8A">
        <w:rPr>
          <w:rFonts w:ascii="Consolas" w:hAnsi="Consolas" w:cs="Courier New"/>
          <w:color w:val="212529"/>
          <w:sz w:val="24"/>
          <w:szCs w:val="24"/>
        </w:rPr>
        <w:t>numpy</w:t>
      </w:r>
      <w:proofErr w:type="spellEnd"/>
      <w:r w:rsidRPr="00915B8A">
        <w:rPr>
          <w:rFonts w:ascii="Consolas" w:hAnsi="Consolas" w:cs="Courier New"/>
          <w:color w:val="212529"/>
          <w:sz w:val="24"/>
          <w:szCs w:val="24"/>
        </w:rPr>
        <w:t xml:space="preserve"> as np</w:t>
      </w:r>
    </w:p>
    <w:p w14:paraId="41418BF4"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import </w:t>
      </w:r>
      <w:proofErr w:type="spellStart"/>
      <w:proofErr w:type="gramStart"/>
      <w:r w:rsidRPr="00915B8A">
        <w:rPr>
          <w:rFonts w:ascii="Consolas" w:hAnsi="Consolas" w:cs="Courier New"/>
          <w:color w:val="212529"/>
          <w:sz w:val="24"/>
          <w:szCs w:val="24"/>
        </w:rPr>
        <w:t>matplotlib.pyplot</w:t>
      </w:r>
      <w:proofErr w:type="spellEnd"/>
      <w:proofErr w:type="gramEnd"/>
      <w:r w:rsidRPr="00915B8A">
        <w:rPr>
          <w:rFonts w:ascii="Consolas" w:hAnsi="Consolas" w:cs="Courier New"/>
          <w:color w:val="212529"/>
          <w:sz w:val="24"/>
          <w:szCs w:val="24"/>
        </w:rPr>
        <w:t xml:space="preserve"> as </w:t>
      </w:r>
      <w:proofErr w:type="spellStart"/>
      <w:r w:rsidRPr="00915B8A">
        <w:rPr>
          <w:rFonts w:ascii="Consolas" w:hAnsi="Consolas" w:cs="Courier New"/>
          <w:color w:val="212529"/>
          <w:sz w:val="24"/>
          <w:szCs w:val="24"/>
        </w:rPr>
        <w:t>plt</w:t>
      </w:r>
      <w:proofErr w:type="spellEnd"/>
    </w:p>
    <w:p w14:paraId="0AA2E284"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lastRenderedPageBreak/>
        <w:t xml:space="preserve">import </w:t>
      </w:r>
      <w:proofErr w:type="spellStart"/>
      <w:proofErr w:type="gramStart"/>
      <w:r w:rsidRPr="00915B8A">
        <w:rPr>
          <w:rFonts w:ascii="Consolas" w:hAnsi="Consolas" w:cs="Courier New"/>
          <w:color w:val="212529"/>
          <w:sz w:val="24"/>
          <w:szCs w:val="24"/>
        </w:rPr>
        <w:t>plotly.express</w:t>
      </w:r>
      <w:proofErr w:type="spellEnd"/>
      <w:proofErr w:type="gramEnd"/>
      <w:r w:rsidRPr="00915B8A">
        <w:rPr>
          <w:rFonts w:ascii="Consolas" w:hAnsi="Consolas" w:cs="Courier New"/>
          <w:color w:val="212529"/>
          <w:sz w:val="24"/>
          <w:szCs w:val="24"/>
        </w:rPr>
        <w:t xml:space="preserve"> as </w:t>
      </w:r>
      <w:proofErr w:type="spellStart"/>
      <w:r w:rsidRPr="00915B8A">
        <w:rPr>
          <w:rFonts w:ascii="Consolas" w:hAnsi="Consolas" w:cs="Courier New"/>
          <w:color w:val="212529"/>
          <w:sz w:val="24"/>
          <w:szCs w:val="24"/>
        </w:rPr>
        <w:t>px</w:t>
      </w:r>
      <w:proofErr w:type="spellEnd"/>
    </w:p>
    <w:p w14:paraId="25D89162"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import </w:t>
      </w:r>
      <w:proofErr w:type="spellStart"/>
      <w:proofErr w:type="gramStart"/>
      <w:r w:rsidRPr="00915B8A">
        <w:rPr>
          <w:rFonts w:ascii="Consolas" w:hAnsi="Consolas" w:cs="Courier New"/>
          <w:color w:val="212529"/>
          <w:sz w:val="24"/>
          <w:szCs w:val="24"/>
        </w:rPr>
        <w:t>plotly.graph</w:t>
      </w:r>
      <w:proofErr w:type="gramEnd"/>
      <w:r w:rsidRPr="00915B8A">
        <w:rPr>
          <w:rFonts w:ascii="Consolas" w:hAnsi="Consolas" w:cs="Courier New"/>
          <w:color w:val="212529"/>
          <w:sz w:val="24"/>
          <w:szCs w:val="24"/>
        </w:rPr>
        <w:t>_objects</w:t>
      </w:r>
      <w:proofErr w:type="spellEnd"/>
      <w:r w:rsidRPr="00915B8A">
        <w:rPr>
          <w:rFonts w:ascii="Consolas" w:hAnsi="Consolas" w:cs="Courier New"/>
          <w:color w:val="212529"/>
          <w:sz w:val="24"/>
          <w:szCs w:val="24"/>
        </w:rPr>
        <w:t xml:space="preserve"> as go</w:t>
      </w:r>
    </w:p>
    <w:p w14:paraId="004E359F"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import </w:t>
      </w:r>
      <w:proofErr w:type="spellStart"/>
      <w:proofErr w:type="gramStart"/>
      <w:r w:rsidRPr="00915B8A">
        <w:rPr>
          <w:rFonts w:ascii="Consolas" w:hAnsi="Consolas" w:cs="Courier New"/>
          <w:color w:val="212529"/>
          <w:sz w:val="24"/>
          <w:szCs w:val="24"/>
        </w:rPr>
        <w:t>matplotlib.patches</w:t>
      </w:r>
      <w:proofErr w:type="spellEnd"/>
      <w:proofErr w:type="gramEnd"/>
      <w:r w:rsidRPr="00915B8A">
        <w:rPr>
          <w:rFonts w:ascii="Consolas" w:hAnsi="Consolas" w:cs="Courier New"/>
          <w:color w:val="212529"/>
          <w:sz w:val="24"/>
          <w:szCs w:val="24"/>
        </w:rPr>
        <w:t xml:space="preserve"> as </w:t>
      </w:r>
      <w:proofErr w:type="spellStart"/>
      <w:r w:rsidRPr="00915B8A">
        <w:rPr>
          <w:rFonts w:ascii="Consolas" w:hAnsi="Consolas" w:cs="Courier New"/>
          <w:color w:val="212529"/>
          <w:sz w:val="24"/>
          <w:szCs w:val="24"/>
        </w:rPr>
        <w:t>mpatches</w:t>
      </w:r>
      <w:proofErr w:type="spellEnd"/>
    </w:p>
    <w:p w14:paraId="536BC025"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from </w:t>
      </w:r>
      <w:proofErr w:type="spellStart"/>
      <w:proofErr w:type="gramStart"/>
      <w:r w:rsidRPr="00915B8A">
        <w:rPr>
          <w:rFonts w:ascii="Consolas" w:hAnsi="Consolas" w:cs="Courier New"/>
          <w:color w:val="212529"/>
          <w:sz w:val="24"/>
          <w:szCs w:val="24"/>
        </w:rPr>
        <w:t>plotly.subplots</w:t>
      </w:r>
      <w:proofErr w:type="spellEnd"/>
      <w:proofErr w:type="gramEnd"/>
      <w:r w:rsidRPr="00915B8A">
        <w:rPr>
          <w:rFonts w:ascii="Consolas" w:hAnsi="Consolas" w:cs="Courier New"/>
          <w:color w:val="212529"/>
          <w:sz w:val="24"/>
          <w:szCs w:val="24"/>
        </w:rPr>
        <w:t xml:space="preserve"> import </w:t>
      </w:r>
      <w:proofErr w:type="spellStart"/>
      <w:r w:rsidRPr="00915B8A">
        <w:rPr>
          <w:rFonts w:ascii="Consolas" w:hAnsi="Consolas" w:cs="Courier New"/>
          <w:color w:val="212529"/>
          <w:sz w:val="24"/>
          <w:szCs w:val="24"/>
        </w:rPr>
        <w:t>make_subplots</w:t>
      </w:r>
      <w:proofErr w:type="spellEnd"/>
    </w:p>
    <w:p w14:paraId="67B72BCC"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from </w:t>
      </w:r>
      <w:proofErr w:type="spellStart"/>
      <w:r w:rsidRPr="00915B8A">
        <w:rPr>
          <w:rFonts w:ascii="Consolas" w:hAnsi="Consolas" w:cs="Courier New"/>
          <w:color w:val="212529"/>
          <w:sz w:val="24"/>
          <w:szCs w:val="24"/>
        </w:rPr>
        <w:t>wordcloud</w:t>
      </w:r>
      <w:proofErr w:type="spellEnd"/>
      <w:r w:rsidRPr="00915B8A">
        <w:rPr>
          <w:rFonts w:ascii="Consolas" w:hAnsi="Consolas" w:cs="Courier New"/>
          <w:color w:val="212529"/>
          <w:sz w:val="24"/>
          <w:szCs w:val="24"/>
        </w:rPr>
        <w:t xml:space="preserve"> import </w:t>
      </w:r>
      <w:proofErr w:type="spellStart"/>
      <w:r w:rsidRPr="00915B8A">
        <w:rPr>
          <w:rFonts w:ascii="Consolas" w:hAnsi="Consolas" w:cs="Courier New"/>
          <w:color w:val="212529"/>
          <w:sz w:val="24"/>
          <w:szCs w:val="24"/>
        </w:rPr>
        <w:t>WordCloud</w:t>
      </w:r>
      <w:proofErr w:type="spellEnd"/>
    </w:p>
    <w:p w14:paraId="79182FF6"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import seaborn as </w:t>
      </w:r>
      <w:proofErr w:type="spellStart"/>
      <w:r w:rsidRPr="00915B8A">
        <w:rPr>
          <w:rFonts w:ascii="Consolas" w:hAnsi="Consolas" w:cs="Courier New"/>
          <w:color w:val="212529"/>
          <w:sz w:val="24"/>
          <w:szCs w:val="24"/>
        </w:rPr>
        <w:t>sns</w:t>
      </w:r>
      <w:proofErr w:type="spellEnd"/>
      <w:r w:rsidRPr="00915B8A">
        <w:rPr>
          <w:rFonts w:ascii="Consolas" w:hAnsi="Consolas" w:cs="Courier New"/>
          <w:color w:val="212529"/>
          <w:sz w:val="24"/>
          <w:szCs w:val="24"/>
        </w:rPr>
        <w:t xml:space="preserve">  </w:t>
      </w:r>
    </w:p>
    <w:p w14:paraId="2FF4DE10"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proofErr w:type="spellStart"/>
      <w:proofErr w:type="gramStart"/>
      <w:r w:rsidRPr="00915B8A">
        <w:rPr>
          <w:rFonts w:ascii="Consolas" w:hAnsi="Consolas" w:cs="Courier New"/>
          <w:color w:val="212529"/>
          <w:sz w:val="24"/>
          <w:szCs w:val="24"/>
        </w:rPr>
        <w:t>sns.set</w:t>
      </w:r>
      <w:proofErr w:type="spellEnd"/>
      <w:r w:rsidRPr="00915B8A">
        <w:rPr>
          <w:rFonts w:ascii="Consolas" w:hAnsi="Consolas" w:cs="Courier New"/>
          <w:color w:val="212529"/>
          <w:sz w:val="24"/>
          <w:szCs w:val="24"/>
        </w:rPr>
        <w:t>(</w:t>
      </w:r>
      <w:proofErr w:type="spellStart"/>
      <w:proofErr w:type="gramEnd"/>
      <w:r w:rsidRPr="00915B8A">
        <w:rPr>
          <w:rFonts w:ascii="Consolas" w:hAnsi="Consolas" w:cs="Courier New"/>
          <w:color w:val="212529"/>
          <w:sz w:val="24"/>
          <w:szCs w:val="24"/>
        </w:rPr>
        <w:t>color_codes</w:t>
      </w:r>
      <w:proofErr w:type="spellEnd"/>
      <w:r w:rsidRPr="00915B8A">
        <w:rPr>
          <w:rFonts w:ascii="Consolas" w:hAnsi="Consolas" w:cs="Courier New"/>
          <w:color w:val="212529"/>
          <w:sz w:val="24"/>
          <w:szCs w:val="24"/>
        </w:rPr>
        <w:t xml:space="preserve"> = True)</w:t>
      </w:r>
    </w:p>
    <w:p w14:paraId="5FF7E2A7"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proofErr w:type="spellStart"/>
      <w:r w:rsidRPr="00915B8A">
        <w:rPr>
          <w:rFonts w:ascii="Consolas" w:hAnsi="Consolas" w:cs="Courier New"/>
          <w:color w:val="212529"/>
          <w:sz w:val="24"/>
          <w:szCs w:val="24"/>
        </w:rPr>
        <w:t>sns.set</w:t>
      </w:r>
      <w:proofErr w:type="spellEnd"/>
      <w:r w:rsidRPr="00915B8A">
        <w:rPr>
          <w:rFonts w:ascii="Consolas" w:hAnsi="Consolas" w:cs="Courier New"/>
          <w:color w:val="212529"/>
          <w:sz w:val="24"/>
          <w:szCs w:val="24"/>
        </w:rPr>
        <w:t>(style="</w:t>
      </w:r>
      <w:proofErr w:type="spellStart"/>
      <w:r w:rsidRPr="00915B8A">
        <w:rPr>
          <w:rFonts w:ascii="Consolas" w:hAnsi="Consolas" w:cs="Courier New"/>
          <w:color w:val="212529"/>
          <w:sz w:val="24"/>
          <w:szCs w:val="24"/>
        </w:rPr>
        <w:t>whitegrid</w:t>
      </w:r>
      <w:proofErr w:type="spellEnd"/>
      <w:r w:rsidRPr="00915B8A">
        <w:rPr>
          <w:rFonts w:ascii="Consolas" w:hAnsi="Consolas" w:cs="Courier New"/>
          <w:color w:val="212529"/>
          <w:sz w:val="24"/>
          <w:szCs w:val="24"/>
        </w:rPr>
        <w:t>")</w:t>
      </w:r>
    </w:p>
    <w:p w14:paraId="43BF0E83"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import </w:t>
      </w:r>
      <w:proofErr w:type="spellStart"/>
      <w:proofErr w:type="gramStart"/>
      <w:r w:rsidRPr="00915B8A">
        <w:rPr>
          <w:rFonts w:ascii="Consolas" w:hAnsi="Consolas" w:cs="Courier New"/>
          <w:color w:val="212529"/>
          <w:sz w:val="24"/>
          <w:szCs w:val="24"/>
        </w:rPr>
        <w:t>plotly.figure</w:t>
      </w:r>
      <w:proofErr w:type="gramEnd"/>
      <w:r w:rsidRPr="00915B8A">
        <w:rPr>
          <w:rFonts w:ascii="Consolas" w:hAnsi="Consolas" w:cs="Courier New"/>
          <w:color w:val="212529"/>
          <w:sz w:val="24"/>
          <w:szCs w:val="24"/>
        </w:rPr>
        <w:t>_factory</w:t>
      </w:r>
      <w:proofErr w:type="spellEnd"/>
      <w:r w:rsidRPr="00915B8A">
        <w:rPr>
          <w:rFonts w:ascii="Consolas" w:hAnsi="Consolas" w:cs="Courier New"/>
          <w:color w:val="212529"/>
          <w:sz w:val="24"/>
          <w:szCs w:val="24"/>
        </w:rPr>
        <w:t xml:space="preserve"> as ff</w:t>
      </w:r>
    </w:p>
    <w:p w14:paraId="139C9C5F" w14:textId="77777777" w:rsid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r w:rsidRPr="00915B8A">
        <w:rPr>
          <w:rFonts w:ascii="Consolas" w:hAnsi="Consolas" w:cs="Courier New"/>
          <w:color w:val="212529"/>
          <w:sz w:val="24"/>
          <w:szCs w:val="24"/>
        </w:rPr>
        <w:t xml:space="preserve">from </w:t>
      </w:r>
      <w:proofErr w:type="spellStart"/>
      <w:proofErr w:type="gramStart"/>
      <w:r w:rsidRPr="00915B8A">
        <w:rPr>
          <w:rFonts w:ascii="Consolas" w:hAnsi="Consolas" w:cs="Courier New"/>
          <w:color w:val="212529"/>
          <w:sz w:val="24"/>
          <w:szCs w:val="24"/>
        </w:rPr>
        <w:t>plotly.colors</w:t>
      </w:r>
      <w:proofErr w:type="spellEnd"/>
      <w:proofErr w:type="gramEnd"/>
      <w:r w:rsidRPr="00915B8A">
        <w:rPr>
          <w:rFonts w:ascii="Consolas" w:hAnsi="Consolas" w:cs="Courier New"/>
          <w:color w:val="212529"/>
          <w:sz w:val="24"/>
          <w:szCs w:val="24"/>
        </w:rPr>
        <w:t xml:space="preserve"> import </w:t>
      </w:r>
      <w:proofErr w:type="spellStart"/>
      <w:r w:rsidRPr="00915B8A">
        <w:rPr>
          <w:rFonts w:ascii="Consolas" w:hAnsi="Consolas" w:cs="Courier New"/>
          <w:color w:val="212529"/>
          <w:sz w:val="24"/>
          <w:szCs w:val="24"/>
        </w:rPr>
        <w:t>n_colors</w:t>
      </w:r>
      <w:proofErr w:type="spellEnd"/>
    </w:p>
    <w:p w14:paraId="29972A1A" w14:textId="77777777" w:rsid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p>
    <w:p w14:paraId="02AF50EA" w14:textId="77777777" w:rsid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p>
    <w:p w14:paraId="64A21C77" w14:textId="77777777" w:rsidR="00915B8A" w:rsidRDefault="00915B8A" w:rsidP="00915B8A">
      <w:pPr>
        <w:pStyle w:val="Heading3"/>
        <w:shd w:val="clear" w:color="auto" w:fill="FFFFFF"/>
        <w:spacing w:before="0"/>
        <w:jc w:val="both"/>
        <w:rPr>
          <w:rFonts w:ascii="Times New Roman" w:hAnsi="Times New Roman" w:cs="Times New Roman"/>
          <w:color w:val="222222"/>
          <w:sz w:val="32"/>
          <w:szCs w:val="32"/>
          <w:u w:val="single"/>
        </w:rPr>
      </w:pPr>
      <w:r w:rsidRPr="00915B8A">
        <w:rPr>
          <w:rFonts w:ascii="Times New Roman" w:hAnsi="Times New Roman" w:cs="Times New Roman"/>
          <w:color w:val="222222"/>
          <w:sz w:val="32"/>
          <w:szCs w:val="32"/>
          <w:u w:val="single"/>
        </w:rPr>
        <w:t>READ DATA AND BASIC INFORMATION </w:t>
      </w:r>
    </w:p>
    <w:p w14:paraId="050D78B5" w14:textId="63572781" w:rsidR="00915B8A" w:rsidRPr="001B3A99" w:rsidRDefault="00915B8A" w:rsidP="00915B8A">
      <w:pPr>
        <w:rPr>
          <w:szCs w:val="28"/>
        </w:rPr>
      </w:pPr>
      <w:r w:rsidRPr="001B3A99">
        <w:rPr>
          <w:color w:val="222222"/>
          <w:szCs w:val="28"/>
          <w:shd w:val="clear" w:color="auto" w:fill="FFFFFF"/>
        </w:rPr>
        <w:t xml:space="preserve">Read the CSV file using pandas </w:t>
      </w:r>
      <w:proofErr w:type="spellStart"/>
      <w:r w:rsidRPr="001B3A99">
        <w:rPr>
          <w:color w:val="222222"/>
          <w:szCs w:val="28"/>
          <w:shd w:val="clear" w:color="auto" w:fill="FFFFFF"/>
        </w:rPr>
        <w:t>read_</w:t>
      </w:r>
      <w:proofErr w:type="gramStart"/>
      <w:r w:rsidRPr="001B3A99">
        <w:rPr>
          <w:color w:val="222222"/>
          <w:szCs w:val="28"/>
          <w:shd w:val="clear" w:color="auto" w:fill="FFFFFF"/>
        </w:rPr>
        <w:t>csv</w:t>
      </w:r>
      <w:proofErr w:type="spellEnd"/>
      <w:r w:rsidRPr="001B3A99">
        <w:rPr>
          <w:color w:val="222222"/>
          <w:szCs w:val="28"/>
          <w:shd w:val="clear" w:color="auto" w:fill="FFFFFF"/>
        </w:rPr>
        <w:t>(</w:t>
      </w:r>
      <w:proofErr w:type="gramEnd"/>
      <w:r w:rsidRPr="001B3A99">
        <w:rPr>
          <w:color w:val="222222"/>
          <w:szCs w:val="28"/>
          <w:shd w:val="clear" w:color="auto" w:fill="FFFFFF"/>
        </w:rPr>
        <w:t>) function and show the output using head() function.</w:t>
      </w:r>
    </w:p>
    <w:p w14:paraId="4A955E40" w14:textId="77777777" w:rsidR="00915B8A" w:rsidRPr="00915B8A" w:rsidRDefault="00915B8A" w:rsidP="0091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rPr>
          <w:rFonts w:ascii="Consolas" w:hAnsi="Consolas" w:cs="Courier New"/>
          <w:color w:val="212529"/>
          <w:sz w:val="24"/>
          <w:szCs w:val="24"/>
        </w:rPr>
      </w:pPr>
    </w:p>
    <w:p w14:paraId="72D53B45" w14:textId="3E84E553" w:rsidR="00EA56A8" w:rsidRDefault="00EA56A8" w:rsidP="00EA56A8">
      <w:pPr>
        <w:spacing w:after="0"/>
        <w:ind w:left="1190" w:right="0" w:firstLine="0"/>
      </w:pPr>
    </w:p>
    <w:p w14:paraId="4D450E1D" w14:textId="51EDCD04" w:rsidR="00EA56A8" w:rsidRDefault="004F10A8" w:rsidP="00EA56A8">
      <w:pPr>
        <w:spacing w:after="0"/>
        <w:ind w:left="0" w:right="0" w:firstLine="0"/>
        <w:jc w:val="center"/>
      </w:pPr>
      <w:r>
        <w:rPr>
          <w:noProof/>
          <w14:ligatures w14:val="standardContextual"/>
        </w:rPr>
        <w:drawing>
          <wp:inline distT="0" distB="0" distL="0" distR="0" wp14:anchorId="2ADF016C" wp14:editId="5572A2FC">
            <wp:extent cx="5731510" cy="1866265"/>
            <wp:effectExtent l="0" t="0" r="2540" b="635"/>
            <wp:docPr id="15490804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0423" name="Picture 1549080423"/>
                    <pic:cNvPicPr/>
                  </pic:nvPicPr>
                  <pic:blipFill>
                    <a:blip r:embed="rId10">
                      <a:extLst>
                        <a:ext uri="{28A0092B-C50C-407E-A947-70E740481C1C}">
                          <a14:useLocalDpi xmlns:a14="http://schemas.microsoft.com/office/drawing/2010/main" val="0"/>
                        </a:ext>
                      </a:extLst>
                    </a:blip>
                    <a:stretch>
                      <a:fillRect/>
                    </a:stretch>
                  </pic:blipFill>
                  <pic:spPr>
                    <a:xfrm>
                      <a:off x="0" y="0"/>
                      <a:ext cx="5731510" cy="1866265"/>
                    </a:xfrm>
                    <a:prstGeom prst="rect">
                      <a:avLst/>
                    </a:prstGeom>
                  </pic:spPr>
                </pic:pic>
              </a:graphicData>
            </a:graphic>
          </wp:inline>
        </w:drawing>
      </w:r>
    </w:p>
    <w:p w14:paraId="53BEA78D" w14:textId="44D1BABA" w:rsidR="00EA56A8" w:rsidRDefault="00EA56A8" w:rsidP="00EA56A8">
      <w:pPr>
        <w:spacing w:after="381"/>
        <w:ind w:left="720" w:right="0" w:firstLine="0"/>
      </w:pPr>
    </w:p>
    <w:p w14:paraId="403E382B" w14:textId="77777777" w:rsidR="004F10A8" w:rsidRDefault="004F10A8" w:rsidP="004F10A8">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df.info(</w:t>
      </w:r>
      <w:proofErr w:type="gramEnd"/>
      <w:r>
        <w:rPr>
          <w:rFonts w:ascii="Consolas" w:hAnsi="Consolas"/>
          <w:color w:val="212529"/>
          <w:sz w:val="24"/>
          <w:szCs w:val="24"/>
        </w:rPr>
        <w:t>)</w:t>
      </w:r>
    </w:p>
    <w:p w14:paraId="76357A62" w14:textId="77777777" w:rsidR="004F10A8" w:rsidRDefault="004F10A8" w:rsidP="004F10A8">
      <w:pPr>
        <w:pStyle w:val="HTMLPreformatted"/>
        <w:shd w:val="clear" w:color="auto" w:fill="FFFFFF"/>
        <w:rPr>
          <w:rFonts w:ascii="Consolas" w:hAnsi="Consolas"/>
          <w:color w:val="212529"/>
          <w:sz w:val="24"/>
          <w:szCs w:val="24"/>
        </w:rPr>
      </w:pPr>
    </w:p>
    <w:p w14:paraId="5D88B884" w14:textId="77777777" w:rsidR="004F10A8" w:rsidRDefault="004F10A8" w:rsidP="004F10A8">
      <w:pPr>
        <w:pStyle w:val="HTMLPreformatted"/>
        <w:shd w:val="clear" w:color="auto" w:fill="FFFFFF"/>
        <w:rPr>
          <w:rFonts w:ascii="Consolas" w:hAnsi="Consolas"/>
          <w:color w:val="212529"/>
          <w:sz w:val="24"/>
          <w:szCs w:val="24"/>
        </w:rPr>
      </w:pPr>
    </w:p>
    <w:p w14:paraId="7AEA7B10" w14:textId="77777777" w:rsidR="004F10A8" w:rsidRDefault="004F10A8" w:rsidP="004F10A8">
      <w:pPr>
        <w:pStyle w:val="HTMLPreformatted"/>
        <w:shd w:val="clear" w:color="auto" w:fill="FFFFFF"/>
        <w:rPr>
          <w:rFonts w:ascii="Consolas" w:hAnsi="Consolas"/>
          <w:color w:val="212529"/>
          <w:sz w:val="24"/>
          <w:szCs w:val="24"/>
        </w:rPr>
      </w:pPr>
    </w:p>
    <w:p w14:paraId="1CC44B6D" w14:textId="24C28D70" w:rsidR="004F10A8" w:rsidRDefault="004F10A8" w:rsidP="004F10A8">
      <w:pPr>
        <w:pStyle w:val="HTMLPreformatted"/>
        <w:shd w:val="clear" w:color="auto" w:fill="FFFFFF"/>
        <w:rPr>
          <w:rFonts w:ascii="Consolas" w:hAnsi="Consolas"/>
          <w:color w:val="212529"/>
          <w:sz w:val="24"/>
          <w:szCs w:val="24"/>
        </w:rPr>
      </w:pPr>
      <w:r>
        <w:rPr>
          <w:rFonts w:ascii="Consolas" w:hAnsi="Consolas"/>
          <w:noProof/>
          <w:color w:val="212529"/>
          <w:sz w:val="24"/>
          <w:szCs w:val="24"/>
          <w14:ligatures w14:val="standardContextual"/>
        </w:rPr>
        <w:lastRenderedPageBreak/>
        <w:drawing>
          <wp:inline distT="0" distB="0" distL="0" distR="0" wp14:anchorId="56B8C340" wp14:editId="4662455C">
            <wp:extent cx="5731510" cy="3711575"/>
            <wp:effectExtent l="0" t="0" r="2540" b="3175"/>
            <wp:docPr id="19975754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75432" name="Picture 1997575432"/>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1575"/>
                    </a:xfrm>
                    <a:prstGeom prst="rect">
                      <a:avLst/>
                    </a:prstGeom>
                  </pic:spPr>
                </pic:pic>
              </a:graphicData>
            </a:graphic>
          </wp:inline>
        </w:drawing>
      </w:r>
    </w:p>
    <w:p w14:paraId="3D750FC9" w14:textId="77777777" w:rsidR="004F10A8" w:rsidRDefault="004F10A8" w:rsidP="004F10A8">
      <w:pPr>
        <w:pStyle w:val="HTMLPreformatted"/>
        <w:shd w:val="clear" w:color="auto" w:fill="FFFFFF"/>
        <w:rPr>
          <w:rFonts w:ascii="Consolas" w:hAnsi="Consolas"/>
          <w:color w:val="212529"/>
          <w:sz w:val="24"/>
          <w:szCs w:val="24"/>
        </w:rPr>
      </w:pPr>
    </w:p>
    <w:p w14:paraId="391CC284" w14:textId="77777777" w:rsidR="004F10A8" w:rsidRDefault="004F10A8" w:rsidP="004F10A8">
      <w:pPr>
        <w:pStyle w:val="HTMLPreformatted"/>
        <w:shd w:val="clear" w:color="auto" w:fill="FFFFFF"/>
        <w:rPr>
          <w:rFonts w:ascii="Consolas" w:hAnsi="Consolas"/>
          <w:color w:val="212529"/>
          <w:sz w:val="24"/>
          <w:szCs w:val="24"/>
        </w:rPr>
      </w:pPr>
    </w:p>
    <w:p w14:paraId="2301D438"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df.isnull</w:t>
      </w:r>
      <w:proofErr w:type="spellEnd"/>
      <w:proofErr w:type="gramEnd"/>
      <w:r>
        <w:rPr>
          <w:rFonts w:ascii="Consolas" w:hAnsi="Consolas"/>
          <w:color w:val="212529"/>
          <w:sz w:val="24"/>
          <w:szCs w:val="24"/>
        </w:rPr>
        <w:t>().sum()</w:t>
      </w:r>
    </w:p>
    <w:p w14:paraId="1E60F06E" w14:textId="77777777" w:rsidR="004F10A8" w:rsidRDefault="004F10A8" w:rsidP="004F10A8">
      <w:pPr>
        <w:pStyle w:val="HTMLPreformatted"/>
        <w:shd w:val="clear" w:color="auto" w:fill="FFFFFF"/>
        <w:rPr>
          <w:rFonts w:ascii="Consolas" w:hAnsi="Consolas"/>
          <w:color w:val="212529"/>
          <w:sz w:val="24"/>
          <w:szCs w:val="24"/>
        </w:rPr>
      </w:pPr>
    </w:p>
    <w:p w14:paraId="5F03C832" w14:textId="77777777" w:rsidR="004F10A8" w:rsidRDefault="004F10A8" w:rsidP="004F10A8">
      <w:pPr>
        <w:pStyle w:val="HTMLPreformatted"/>
        <w:shd w:val="clear" w:color="auto" w:fill="FFFFFF"/>
        <w:rPr>
          <w:rFonts w:ascii="Consolas" w:hAnsi="Consolas"/>
          <w:color w:val="212529"/>
          <w:sz w:val="24"/>
          <w:szCs w:val="24"/>
        </w:rPr>
      </w:pPr>
    </w:p>
    <w:p w14:paraId="17BE62E3" w14:textId="3A39C6F5" w:rsidR="004F10A8" w:rsidRDefault="004F10A8" w:rsidP="004F10A8">
      <w:pPr>
        <w:pStyle w:val="HTMLPreformatted"/>
        <w:shd w:val="clear" w:color="auto" w:fill="FFFFFF"/>
        <w:rPr>
          <w:rFonts w:ascii="Consolas" w:hAnsi="Consolas"/>
          <w:color w:val="212529"/>
          <w:sz w:val="24"/>
          <w:szCs w:val="24"/>
        </w:rPr>
      </w:pPr>
      <w:r>
        <w:rPr>
          <w:rFonts w:ascii="Consolas" w:hAnsi="Consolas"/>
          <w:noProof/>
          <w:color w:val="212529"/>
          <w:sz w:val="24"/>
          <w:szCs w:val="24"/>
          <w14:ligatures w14:val="standardContextual"/>
        </w:rPr>
        <w:drawing>
          <wp:inline distT="0" distB="0" distL="0" distR="0" wp14:anchorId="55927B3F" wp14:editId="36D14334">
            <wp:extent cx="5731510" cy="4154805"/>
            <wp:effectExtent l="0" t="0" r="2540" b="0"/>
            <wp:docPr id="13947038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03873" name="Picture 1394703873"/>
                    <pic:cNvPicPr/>
                  </pic:nvPicPr>
                  <pic:blipFill>
                    <a:blip r:embed="rId12">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46D2A847" w14:textId="77777777" w:rsidR="004F10A8" w:rsidRDefault="004F10A8" w:rsidP="004F10A8">
      <w:pPr>
        <w:pStyle w:val="HTMLPreformatted"/>
        <w:shd w:val="clear" w:color="auto" w:fill="FFFFFF"/>
        <w:rPr>
          <w:rFonts w:ascii="Consolas" w:hAnsi="Consolas"/>
          <w:color w:val="212529"/>
          <w:sz w:val="24"/>
          <w:szCs w:val="24"/>
        </w:rPr>
      </w:pPr>
    </w:p>
    <w:p w14:paraId="6B69A9D6" w14:textId="77777777" w:rsidR="004F10A8" w:rsidRDefault="004F10A8" w:rsidP="004F10A8">
      <w:pPr>
        <w:pStyle w:val="HTMLPreformatted"/>
        <w:shd w:val="clear" w:color="auto" w:fill="FFFFFF"/>
        <w:rPr>
          <w:rFonts w:ascii="Consolas" w:hAnsi="Consolas"/>
          <w:color w:val="212529"/>
          <w:sz w:val="24"/>
          <w:szCs w:val="24"/>
        </w:rPr>
      </w:pPr>
    </w:p>
    <w:p w14:paraId="17EB2998" w14:textId="77777777" w:rsidR="004F10A8" w:rsidRDefault="004F10A8" w:rsidP="004F10A8">
      <w:pPr>
        <w:pStyle w:val="HTMLPreformatted"/>
        <w:shd w:val="clear" w:color="auto" w:fill="FFFFFF"/>
        <w:rPr>
          <w:rFonts w:ascii="Consolas" w:hAnsi="Consolas"/>
          <w:color w:val="212529"/>
          <w:sz w:val="24"/>
          <w:szCs w:val="24"/>
        </w:rPr>
      </w:pPr>
    </w:p>
    <w:p w14:paraId="20B19C58" w14:textId="77777777" w:rsidR="004F10A8" w:rsidRDefault="004F10A8" w:rsidP="004F10A8">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DATA CLEANING </w:t>
      </w:r>
    </w:p>
    <w:p w14:paraId="19740601" w14:textId="77777777" w:rsidR="004F10A8" w:rsidRDefault="004F10A8" w:rsidP="004F10A8"/>
    <w:p w14:paraId="7715C372" w14:textId="77777777" w:rsidR="004F10A8" w:rsidRDefault="004F10A8" w:rsidP="004F10A8"/>
    <w:p w14:paraId="29077EFA"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df.fillna</w:t>
      </w:r>
      <w:proofErr w:type="spellEnd"/>
      <w:proofErr w:type="gramEnd"/>
      <w:r>
        <w:rPr>
          <w:rFonts w:ascii="Consolas" w:hAnsi="Consolas"/>
          <w:color w:val="212529"/>
          <w:sz w:val="24"/>
          <w:szCs w:val="24"/>
        </w:rPr>
        <w:t xml:space="preserve">(value = 0, </w:t>
      </w:r>
      <w:proofErr w:type="spellStart"/>
      <w:r>
        <w:rPr>
          <w:rFonts w:ascii="Consolas" w:hAnsi="Consolas"/>
          <w:color w:val="212529"/>
          <w:sz w:val="24"/>
          <w:szCs w:val="24"/>
        </w:rPr>
        <w:t>inplace</w:t>
      </w:r>
      <w:proofErr w:type="spellEnd"/>
      <w:r>
        <w:rPr>
          <w:rFonts w:ascii="Consolas" w:hAnsi="Consolas"/>
          <w:color w:val="212529"/>
          <w:sz w:val="24"/>
          <w:szCs w:val="24"/>
        </w:rPr>
        <w:t xml:space="preserve"> = True)</w:t>
      </w:r>
    </w:p>
    <w:p w14:paraId="1F9F1011"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df.total</w:t>
      </w:r>
      <w:proofErr w:type="gramEnd"/>
      <w:r>
        <w:rPr>
          <w:rFonts w:ascii="Consolas" w:hAnsi="Consolas"/>
          <w:color w:val="212529"/>
          <w:sz w:val="24"/>
          <w:szCs w:val="24"/>
        </w:rPr>
        <w:t>_vaccinations</w:t>
      </w:r>
      <w:proofErr w:type="spellEnd"/>
      <w:r>
        <w:rPr>
          <w:rFonts w:ascii="Consolas" w:hAnsi="Consolas"/>
          <w:color w:val="212529"/>
          <w:sz w:val="24"/>
          <w:szCs w:val="24"/>
        </w:rPr>
        <w:t xml:space="preserve"> = </w:t>
      </w:r>
      <w:proofErr w:type="spellStart"/>
      <w:r>
        <w:rPr>
          <w:rFonts w:ascii="Consolas" w:hAnsi="Consolas"/>
          <w:color w:val="212529"/>
          <w:sz w:val="24"/>
          <w:szCs w:val="24"/>
        </w:rPr>
        <w:t>df.total_vaccinations.astype</w:t>
      </w:r>
      <w:proofErr w:type="spellEnd"/>
      <w:r>
        <w:rPr>
          <w:rFonts w:ascii="Consolas" w:hAnsi="Consolas"/>
          <w:color w:val="212529"/>
          <w:sz w:val="24"/>
          <w:szCs w:val="24"/>
        </w:rPr>
        <w:t>(int)</w:t>
      </w:r>
    </w:p>
    <w:p w14:paraId="34382E73"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df.people</w:t>
      </w:r>
      <w:proofErr w:type="gramEnd"/>
      <w:r>
        <w:rPr>
          <w:rFonts w:ascii="Consolas" w:hAnsi="Consolas"/>
          <w:color w:val="212529"/>
          <w:sz w:val="24"/>
          <w:szCs w:val="24"/>
        </w:rPr>
        <w:t>_vaccinated</w:t>
      </w:r>
      <w:proofErr w:type="spellEnd"/>
      <w:r>
        <w:rPr>
          <w:rFonts w:ascii="Consolas" w:hAnsi="Consolas"/>
          <w:color w:val="212529"/>
          <w:sz w:val="24"/>
          <w:szCs w:val="24"/>
        </w:rPr>
        <w:t xml:space="preserve"> = </w:t>
      </w:r>
      <w:proofErr w:type="spellStart"/>
      <w:r>
        <w:rPr>
          <w:rFonts w:ascii="Consolas" w:hAnsi="Consolas"/>
          <w:color w:val="212529"/>
          <w:sz w:val="24"/>
          <w:szCs w:val="24"/>
        </w:rPr>
        <w:t>df.people_vaccinated.astype</w:t>
      </w:r>
      <w:proofErr w:type="spellEnd"/>
      <w:r>
        <w:rPr>
          <w:rFonts w:ascii="Consolas" w:hAnsi="Consolas"/>
          <w:color w:val="212529"/>
          <w:sz w:val="24"/>
          <w:szCs w:val="24"/>
        </w:rPr>
        <w:t>(int)</w:t>
      </w:r>
    </w:p>
    <w:p w14:paraId="6A5AB62F"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df.people</w:t>
      </w:r>
      <w:proofErr w:type="gramEnd"/>
      <w:r>
        <w:rPr>
          <w:rFonts w:ascii="Consolas" w:hAnsi="Consolas"/>
          <w:color w:val="212529"/>
          <w:sz w:val="24"/>
          <w:szCs w:val="24"/>
        </w:rPr>
        <w:t>_fully_vaccinated</w:t>
      </w:r>
      <w:proofErr w:type="spellEnd"/>
      <w:r>
        <w:rPr>
          <w:rFonts w:ascii="Consolas" w:hAnsi="Consolas"/>
          <w:color w:val="212529"/>
          <w:sz w:val="24"/>
          <w:szCs w:val="24"/>
        </w:rPr>
        <w:t xml:space="preserve"> = </w:t>
      </w:r>
      <w:proofErr w:type="spellStart"/>
      <w:r>
        <w:rPr>
          <w:rFonts w:ascii="Consolas" w:hAnsi="Consolas"/>
          <w:color w:val="212529"/>
          <w:sz w:val="24"/>
          <w:szCs w:val="24"/>
        </w:rPr>
        <w:t>df.people_fully_vaccinated.astype</w:t>
      </w:r>
      <w:proofErr w:type="spellEnd"/>
      <w:r>
        <w:rPr>
          <w:rFonts w:ascii="Consolas" w:hAnsi="Consolas"/>
          <w:color w:val="212529"/>
          <w:sz w:val="24"/>
          <w:szCs w:val="24"/>
        </w:rPr>
        <w:t>(int)</w:t>
      </w:r>
    </w:p>
    <w:p w14:paraId="350C230F"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df.daily</w:t>
      </w:r>
      <w:proofErr w:type="gramEnd"/>
      <w:r>
        <w:rPr>
          <w:rFonts w:ascii="Consolas" w:hAnsi="Consolas"/>
          <w:color w:val="212529"/>
          <w:sz w:val="24"/>
          <w:szCs w:val="24"/>
        </w:rPr>
        <w:t>_vaccinations_raw</w:t>
      </w:r>
      <w:proofErr w:type="spellEnd"/>
      <w:r>
        <w:rPr>
          <w:rFonts w:ascii="Consolas" w:hAnsi="Consolas"/>
          <w:color w:val="212529"/>
          <w:sz w:val="24"/>
          <w:szCs w:val="24"/>
        </w:rPr>
        <w:t xml:space="preserve"> = </w:t>
      </w:r>
      <w:proofErr w:type="spellStart"/>
      <w:r>
        <w:rPr>
          <w:rFonts w:ascii="Consolas" w:hAnsi="Consolas"/>
          <w:color w:val="212529"/>
          <w:sz w:val="24"/>
          <w:szCs w:val="24"/>
        </w:rPr>
        <w:t>df.daily_vaccinations_raw.astype</w:t>
      </w:r>
      <w:proofErr w:type="spellEnd"/>
      <w:r>
        <w:rPr>
          <w:rFonts w:ascii="Consolas" w:hAnsi="Consolas"/>
          <w:color w:val="212529"/>
          <w:sz w:val="24"/>
          <w:szCs w:val="24"/>
        </w:rPr>
        <w:t>(int)</w:t>
      </w:r>
    </w:p>
    <w:p w14:paraId="2DA9C533"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df.daily</w:t>
      </w:r>
      <w:proofErr w:type="gramEnd"/>
      <w:r>
        <w:rPr>
          <w:rFonts w:ascii="Consolas" w:hAnsi="Consolas"/>
          <w:color w:val="212529"/>
          <w:sz w:val="24"/>
          <w:szCs w:val="24"/>
        </w:rPr>
        <w:t>_vaccinations</w:t>
      </w:r>
      <w:proofErr w:type="spellEnd"/>
      <w:r>
        <w:rPr>
          <w:rFonts w:ascii="Consolas" w:hAnsi="Consolas"/>
          <w:color w:val="212529"/>
          <w:sz w:val="24"/>
          <w:szCs w:val="24"/>
        </w:rPr>
        <w:t xml:space="preserve"> = </w:t>
      </w:r>
      <w:proofErr w:type="spellStart"/>
      <w:r>
        <w:rPr>
          <w:rFonts w:ascii="Consolas" w:hAnsi="Consolas"/>
          <w:color w:val="212529"/>
          <w:sz w:val="24"/>
          <w:szCs w:val="24"/>
        </w:rPr>
        <w:t>df.daily_vaccinations.astype</w:t>
      </w:r>
      <w:proofErr w:type="spellEnd"/>
      <w:r>
        <w:rPr>
          <w:rFonts w:ascii="Consolas" w:hAnsi="Consolas"/>
          <w:color w:val="212529"/>
          <w:sz w:val="24"/>
          <w:szCs w:val="24"/>
        </w:rPr>
        <w:t>(int)</w:t>
      </w:r>
    </w:p>
    <w:p w14:paraId="64FF0BB1"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df.total</w:t>
      </w:r>
      <w:proofErr w:type="gramEnd"/>
      <w:r>
        <w:rPr>
          <w:rFonts w:ascii="Consolas" w:hAnsi="Consolas"/>
          <w:color w:val="212529"/>
          <w:sz w:val="24"/>
          <w:szCs w:val="24"/>
        </w:rPr>
        <w:t>_vaccinations_per_hundred</w:t>
      </w:r>
      <w:proofErr w:type="spellEnd"/>
      <w:r>
        <w:rPr>
          <w:rFonts w:ascii="Consolas" w:hAnsi="Consolas"/>
          <w:color w:val="212529"/>
          <w:sz w:val="24"/>
          <w:szCs w:val="24"/>
        </w:rPr>
        <w:t xml:space="preserve"> = </w:t>
      </w:r>
      <w:proofErr w:type="spellStart"/>
      <w:r>
        <w:rPr>
          <w:rFonts w:ascii="Consolas" w:hAnsi="Consolas"/>
          <w:color w:val="212529"/>
          <w:sz w:val="24"/>
          <w:szCs w:val="24"/>
        </w:rPr>
        <w:t>df.total_vaccinations_per_hundred.astype</w:t>
      </w:r>
      <w:proofErr w:type="spellEnd"/>
      <w:r>
        <w:rPr>
          <w:rFonts w:ascii="Consolas" w:hAnsi="Consolas"/>
          <w:color w:val="212529"/>
          <w:sz w:val="24"/>
          <w:szCs w:val="24"/>
        </w:rPr>
        <w:t>(int)</w:t>
      </w:r>
    </w:p>
    <w:p w14:paraId="27708129"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df.people</w:t>
      </w:r>
      <w:proofErr w:type="gramEnd"/>
      <w:r>
        <w:rPr>
          <w:rFonts w:ascii="Consolas" w:hAnsi="Consolas"/>
          <w:color w:val="212529"/>
          <w:sz w:val="24"/>
          <w:szCs w:val="24"/>
        </w:rPr>
        <w:t>_fully_vaccinated_per_hundred</w:t>
      </w:r>
      <w:proofErr w:type="spellEnd"/>
      <w:r>
        <w:rPr>
          <w:rFonts w:ascii="Consolas" w:hAnsi="Consolas"/>
          <w:color w:val="212529"/>
          <w:sz w:val="24"/>
          <w:szCs w:val="24"/>
        </w:rPr>
        <w:t xml:space="preserve"> = </w:t>
      </w:r>
      <w:proofErr w:type="spellStart"/>
      <w:r>
        <w:rPr>
          <w:rFonts w:ascii="Consolas" w:hAnsi="Consolas"/>
          <w:color w:val="212529"/>
          <w:sz w:val="24"/>
          <w:szCs w:val="24"/>
        </w:rPr>
        <w:t>df.people_fully_vaccinated_per_hundred.astype</w:t>
      </w:r>
      <w:proofErr w:type="spellEnd"/>
      <w:r>
        <w:rPr>
          <w:rFonts w:ascii="Consolas" w:hAnsi="Consolas"/>
          <w:color w:val="212529"/>
          <w:sz w:val="24"/>
          <w:szCs w:val="24"/>
        </w:rPr>
        <w:t>(int)</w:t>
      </w:r>
    </w:p>
    <w:p w14:paraId="2217BF0A"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df.daily</w:t>
      </w:r>
      <w:proofErr w:type="gramEnd"/>
      <w:r>
        <w:rPr>
          <w:rFonts w:ascii="Consolas" w:hAnsi="Consolas"/>
          <w:color w:val="212529"/>
          <w:sz w:val="24"/>
          <w:szCs w:val="24"/>
        </w:rPr>
        <w:t>_vaccinations_per_million</w:t>
      </w:r>
      <w:proofErr w:type="spellEnd"/>
      <w:r>
        <w:rPr>
          <w:rFonts w:ascii="Consolas" w:hAnsi="Consolas"/>
          <w:color w:val="212529"/>
          <w:sz w:val="24"/>
          <w:szCs w:val="24"/>
        </w:rPr>
        <w:t xml:space="preserve"> = </w:t>
      </w:r>
      <w:proofErr w:type="spellStart"/>
      <w:r>
        <w:rPr>
          <w:rFonts w:ascii="Consolas" w:hAnsi="Consolas"/>
          <w:color w:val="212529"/>
          <w:sz w:val="24"/>
          <w:szCs w:val="24"/>
        </w:rPr>
        <w:t>df.daily_vaccinations_per_million.astype</w:t>
      </w:r>
      <w:proofErr w:type="spellEnd"/>
      <w:r>
        <w:rPr>
          <w:rFonts w:ascii="Consolas" w:hAnsi="Consolas"/>
          <w:color w:val="212529"/>
          <w:sz w:val="24"/>
          <w:szCs w:val="24"/>
        </w:rPr>
        <w:t>(int)</w:t>
      </w:r>
    </w:p>
    <w:p w14:paraId="04089E81" w14:textId="77777777" w:rsidR="004F10A8" w:rsidRDefault="004F10A8" w:rsidP="004F10A8">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df.people</w:t>
      </w:r>
      <w:proofErr w:type="gramEnd"/>
      <w:r>
        <w:rPr>
          <w:rFonts w:ascii="Consolas" w:hAnsi="Consolas"/>
          <w:color w:val="212529"/>
          <w:sz w:val="24"/>
          <w:szCs w:val="24"/>
        </w:rPr>
        <w:t>_vaccinated_per_hundred</w:t>
      </w:r>
      <w:proofErr w:type="spellEnd"/>
      <w:r>
        <w:rPr>
          <w:rFonts w:ascii="Consolas" w:hAnsi="Consolas"/>
          <w:color w:val="212529"/>
          <w:sz w:val="24"/>
          <w:szCs w:val="24"/>
        </w:rPr>
        <w:t xml:space="preserve"> = </w:t>
      </w:r>
      <w:proofErr w:type="spellStart"/>
      <w:r>
        <w:rPr>
          <w:rFonts w:ascii="Consolas" w:hAnsi="Consolas"/>
          <w:color w:val="212529"/>
          <w:sz w:val="24"/>
          <w:szCs w:val="24"/>
        </w:rPr>
        <w:t>df.people_vaccinated_per_hundred.astype</w:t>
      </w:r>
      <w:proofErr w:type="spellEnd"/>
      <w:r>
        <w:rPr>
          <w:rFonts w:ascii="Consolas" w:hAnsi="Consolas"/>
          <w:color w:val="212529"/>
          <w:sz w:val="24"/>
          <w:szCs w:val="24"/>
        </w:rPr>
        <w:t>(int)</w:t>
      </w:r>
    </w:p>
    <w:p w14:paraId="59B5735C" w14:textId="77777777" w:rsidR="004F10A8" w:rsidRDefault="004F10A8" w:rsidP="004F10A8">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date = </w:t>
      </w:r>
      <w:proofErr w:type="spellStart"/>
      <w:proofErr w:type="gramStart"/>
      <w:r>
        <w:rPr>
          <w:rFonts w:ascii="Consolas" w:hAnsi="Consolas"/>
          <w:color w:val="212529"/>
          <w:sz w:val="24"/>
          <w:szCs w:val="24"/>
        </w:rPr>
        <w:t>df.date.str.split</w:t>
      </w:r>
      <w:proofErr w:type="spellEnd"/>
      <w:proofErr w:type="gramEnd"/>
      <w:r>
        <w:rPr>
          <w:rFonts w:ascii="Consolas" w:hAnsi="Consolas"/>
          <w:color w:val="212529"/>
          <w:sz w:val="24"/>
          <w:szCs w:val="24"/>
        </w:rPr>
        <w:t>('-', expand =True)</w:t>
      </w:r>
    </w:p>
    <w:p w14:paraId="2117689D" w14:textId="77777777" w:rsidR="004F10A8" w:rsidRDefault="004F10A8" w:rsidP="004F10A8">
      <w:pPr>
        <w:pStyle w:val="HTMLPreformatted"/>
        <w:shd w:val="clear" w:color="auto" w:fill="FFFFFF"/>
        <w:rPr>
          <w:rFonts w:ascii="Consolas" w:hAnsi="Consolas"/>
          <w:color w:val="212529"/>
          <w:sz w:val="24"/>
          <w:szCs w:val="24"/>
        </w:rPr>
      </w:pPr>
      <w:r>
        <w:rPr>
          <w:rFonts w:ascii="Consolas" w:hAnsi="Consolas"/>
          <w:color w:val="212529"/>
          <w:sz w:val="24"/>
          <w:szCs w:val="24"/>
        </w:rPr>
        <w:t>date</w:t>
      </w:r>
    </w:p>
    <w:p w14:paraId="77E7560B" w14:textId="3F1ADC86" w:rsidR="004F10A8" w:rsidRPr="004F10A8" w:rsidRDefault="004F10A8" w:rsidP="004F10A8">
      <w:r>
        <w:rPr>
          <w:noProof/>
          <w14:ligatures w14:val="standardContextual"/>
        </w:rPr>
        <w:drawing>
          <wp:inline distT="0" distB="0" distL="0" distR="0" wp14:anchorId="048AD20E" wp14:editId="51BD2795">
            <wp:extent cx="5731510" cy="4363085"/>
            <wp:effectExtent l="0" t="0" r="2540" b="0"/>
            <wp:docPr id="17199827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82702" name="Picture 1719982702"/>
                    <pic:cNvPicPr/>
                  </pic:nvPicPr>
                  <pic:blipFill>
                    <a:blip r:embed="rId13">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inline>
        </w:drawing>
      </w:r>
    </w:p>
    <w:p w14:paraId="39F77FD7" w14:textId="77777777" w:rsidR="004F10A8" w:rsidRDefault="004F10A8" w:rsidP="004F10A8">
      <w:pPr>
        <w:pStyle w:val="HTMLPreformatted"/>
        <w:shd w:val="clear" w:color="auto" w:fill="FFFFFF"/>
        <w:rPr>
          <w:rFonts w:ascii="Consolas" w:hAnsi="Consolas"/>
          <w:color w:val="212529"/>
          <w:sz w:val="24"/>
          <w:szCs w:val="24"/>
        </w:rPr>
      </w:pPr>
    </w:p>
    <w:p w14:paraId="02E9BFED"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lastRenderedPageBreak/>
        <w:t>df</w:t>
      </w:r>
      <w:proofErr w:type="spellEnd"/>
      <w:r>
        <w:rPr>
          <w:rFonts w:ascii="Consolas" w:hAnsi="Consolas"/>
          <w:color w:val="212529"/>
          <w:sz w:val="24"/>
          <w:szCs w:val="24"/>
        </w:rPr>
        <w:t xml:space="preserve">['year'] = </w:t>
      </w:r>
      <w:proofErr w:type="gramStart"/>
      <w:r>
        <w:rPr>
          <w:rFonts w:ascii="Consolas" w:hAnsi="Consolas"/>
          <w:color w:val="212529"/>
          <w:sz w:val="24"/>
          <w:szCs w:val="24"/>
        </w:rPr>
        <w:t>date[</w:t>
      </w:r>
      <w:proofErr w:type="gramEnd"/>
      <w:r>
        <w:rPr>
          <w:rFonts w:ascii="Consolas" w:hAnsi="Consolas"/>
          <w:color w:val="212529"/>
          <w:sz w:val="24"/>
          <w:szCs w:val="24"/>
        </w:rPr>
        <w:t>0]</w:t>
      </w:r>
    </w:p>
    <w:p w14:paraId="5C748870"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df</w:t>
      </w:r>
      <w:proofErr w:type="spellEnd"/>
      <w:r>
        <w:rPr>
          <w:rFonts w:ascii="Consolas" w:hAnsi="Consolas"/>
          <w:color w:val="212529"/>
          <w:sz w:val="24"/>
          <w:szCs w:val="24"/>
        </w:rPr>
        <w:t xml:space="preserve">['month'] = </w:t>
      </w:r>
      <w:proofErr w:type="gramStart"/>
      <w:r>
        <w:rPr>
          <w:rFonts w:ascii="Consolas" w:hAnsi="Consolas"/>
          <w:color w:val="212529"/>
          <w:sz w:val="24"/>
          <w:szCs w:val="24"/>
        </w:rPr>
        <w:t>date[</w:t>
      </w:r>
      <w:proofErr w:type="gramEnd"/>
      <w:r>
        <w:rPr>
          <w:rFonts w:ascii="Consolas" w:hAnsi="Consolas"/>
          <w:color w:val="212529"/>
          <w:sz w:val="24"/>
          <w:szCs w:val="24"/>
        </w:rPr>
        <w:t>1]</w:t>
      </w:r>
    </w:p>
    <w:p w14:paraId="7DA32A5F"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df</w:t>
      </w:r>
      <w:proofErr w:type="spellEnd"/>
      <w:r>
        <w:rPr>
          <w:rFonts w:ascii="Consolas" w:hAnsi="Consolas"/>
          <w:color w:val="212529"/>
          <w:sz w:val="24"/>
          <w:szCs w:val="24"/>
        </w:rPr>
        <w:t xml:space="preserve">['day'] = </w:t>
      </w:r>
      <w:proofErr w:type="gramStart"/>
      <w:r>
        <w:rPr>
          <w:rFonts w:ascii="Consolas" w:hAnsi="Consolas"/>
          <w:color w:val="212529"/>
          <w:sz w:val="24"/>
          <w:szCs w:val="24"/>
        </w:rPr>
        <w:t>date[</w:t>
      </w:r>
      <w:proofErr w:type="gramEnd"/>
      <w:r>
        <w:rPr>
          <w:rFonts w:ascii="Consolas" w:hAnsi="Consolas"/>
          <w:color w:val="212529"/>
          <w:sz w:val="24"/>
          <w:szCs w:val="24"/>
        </w:rPr>
        <w:t>2]</w:t>
      </w:r>
    </w:p>
    <w:p w14:paraId="779D6EC0"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df.year</w:t>
      </w:r>
      <w:proofErr w:type="spellEnd"/>
      <w:proofErr w:type="gramEnd"/>
      <w:r>
        <w:rPr>
          <w:rFonts w:ascii="Consolas" w:hAnsi="Consolas"/>
          <w:color w:val="212529"/>
          <w:sz w:val="24"/>
          <w:szCs w:val="24"/>
        </w:rPr>
        <w:t xml:space="preserve"> = </w:t>
      </w:r>
      <w:proofErr w:type="spellStart"/>
      <w:r>
        <w:rPr>
          <w:rFonts w:ascii="Consolas" w:hAnsi="Consolas"/>
          <w:color w:val="212529"/>
          <w:sz w:val="24"/>
          <w:szCs w:val="24"/>
        </w:rPr>
        <w:t>pd.to_numeric</w:t>
      </w:r>
      <w:proofErr w:type="spellEnd"/>
      <w:r>
        <w:rPr>
          <w:rFonts w:ascii="Consolas" w:hAnsi="Consolas"/>
          <w:color w:val="212529"/>
          <w:sz w:val="24"/>
          <w:szCs w:val="24"/>
        </w:rPr>
        <w:t>(</w:t>
      </w:r>
      <w:proofErr w:type="spellStart"/>
      <w:r>
        <w:rPr>
          <w:rFonts w:ascii="Consolas" w:hAnsi="Consolas"/>
          <w:color w:val="212529"/>
          <w:sz w:val="24"/>
          <w:szCs w:val="24"/>
        </w:rPr>
        <w:t>df.year</w:t>
      </w:r>
      <w:proofErr w:type="spellEnd"/>
      <w:r>
        <w:rPr>
          <w:rFonts w:ascii="Consolas" w:hAnsi="Consolas"/>
          <w:color w:val="212529"/>
          <w:sz w:val="24"/>
          <w:szCs w:val="24"/>
        </w:rPr>
        <w:t>)</w:t>
      </w:r>
    </w:p>
    <w:p w14:paraId="6DAEBFD9"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df.month</w:t>
      </w:r>
      <w:proofErr w:type="spellEnd"/>
      <w:proofErr w:type="gramEnd"/>
      <w:r>
        <w:rPr>
          <w:rFonts w:ascii="Consolas" w:hAnsi="Consolas"/>
          <w:color w:val="212529"/>
          <w:sz w:val="24"/>
          <w:szCs w:val="24"/>
        </w:rPr>
        <w:t xml:space="preserve"> = </w:t>
      </w:r>
      <w:proofErr w:type="spellStart"/>
      <w:r>
        <w:rPr>
          <w:rFonts w:ascii="Consolas" w:hAnsi="Consolas"/>
          <w:color w:val="212529"/>
          <w:sz w:val="24"/>
          <w:szCs w:val="24"/>
        </w:rPr>
        <w:t>pd.to_numeric</w:t>
      </w:r>
      <w:proofErr w:type="spellEnd"/>
      <w:r>
        <w:rPr>
          <w:rFonts w:ascii="Consolas" w:hAnsi="Consolas"/>
          <w:color w:val="212529"/>
          <w:sz w:val="24"/>
          <w:szCs w:val="24"/>
        </w:rPr>
        <w:t>(</w:t>
      </w:r>
      <w:proofErr w:type="spellStart"/>
      <w:r>
        <w:rPr>
          <w:rFonts w:ascii="Consolas" w:hAnsi="Consolas"/>
          <w:color w:val="212529"/>
          <w:sz w:val="24"/>
          <w:szCs w:val="24"/>
        </w:rPr>
        <w:t>df.month</w:t>
      </w:r>
      <w:proofErr w:type="spellEnd"/>
      <w:r>
        <w:rPr>
          <w:rFonts w:ascii="Consolas" w:hAnsi="Consolas"/>
          <w:color w:val="212529"/>
          <w:sz w:val="24"/>
          <w:szCs w:val="24"/>
        </w:rPr>
        <w:t>)</w:t>
      </w:r>
    </w:p>
    <w:p w14:paraId="6402CAA9"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df.day</w:t>
      </w:r>
      <w:proofErr w:type="spellEnd"/>
      <w:r>
        <w:rPr>
          <w:rFonts w:ascii="Consolas" w:hAnsi="Consolas"/>
          <w:color w:val="212529"/>
          <w:sz w:val="24"/>
          <w:szCs w:val="24"/>
        </w:rPr>
        <w:t xml:space="preserve"> = </w:t>
      </w:r>
      <w:proofErr w:type="spellStart"/>
      <w:r>
        <w:rPr>
          <w:rFonts w:ascii="Consolas" w:hAnsi="Consolas"/>
          <w:color w:val="212529"/>
          <w:sz w:val="24"/>
          <w:szCs w:val="24"/>
        </w:rPr>
        <w:t>pd.to_numeric</w:t>
      </w:r>
      <w:proofErr w:type="spellEnd"/>
      <w:r>
        <w:rPr>
          <w:rFonts w:ascii="Consolas" w:hAnsi="Consolas"/>
          <w:color w:val="212529"/>
          <w:sz w:val="24"/>
          <w:szCs w:val="24"/>
        </w:rPr>
        <w:t>(</w:t>
      </w:r>
      <w:proofErr w:type="spellStart"/>
      <w:r>
        <w:rPr>
          <w:rFonts w:ascii="Consolas" w:hAnsi="Consolas"/>
          <w:color w:val="212529"/>
          <w:sz w:val="24"/>
          <w:szCs w:val="24"/>
        </w:rPr>
        <w:t>df.day</w:t>
      </w:r>
      <w:proofErr w:type="spellEnd"/>
      <w:r>
        <w:rPr>
          <w:rFonts w:ascii="Consolas" w:hAnsi="Consolas"/>
          <w:color w:val="212529"/>
          <w:sz w:val="24"/>
          <w:szCs w:val="24"/>
        </w:rPr>
        <w:t>)</w:t>
      </w:r>
    </w:p>
    <w:p w14:paraId="5A25A5B6"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df.date</w:t>
      </w:r>
      <w:proofErr w:type="spellEnd"/>
      <w:proofErr w:type="gramEnd"/>
      <w:r>
        <w:rPr>
          <w:rFonts w:ascii="Consolas" w:hAnsi="Consolas"/>
          <w:color w:val="212529"/>
          <w:sz w:val="24"/>
          <w:szCs w:val="24"/>
        </w:rPr>
        <w:t xml:space="preserve"> = </w:t>
      </w:r>
      <w:proofErr w:type="spellStart"/>
      <w:r>
        <w:rPr>
          <w:rFonts w:ascii="Consolas" w:hAnsi="Consolas"/>
          <w:color w:val="212529"/>
          <w:sz w:val="24"/>
          <w:szCs w:val="24"/>
        </w:rPr>
        <w:t>pd.to_datetime</w:t>
      </w:r>
      <w:proofErr w:type="spellEnd"/>
      <w:r>
        <w:rPr>
          <w:rFonts w:ascii="Consolas" w:hAnsi="Consolas"/>
          <w:color w:val="212529"/>
          <w:sz w:val="24"/>
          <w:szCs w:val="24"/>
        </w:rPr>
        <w:t>(</w:t>
      </w:r>
      <w:proofErr w:type="spellStart"/>
      <w:r>
        <w:rPr>
          <w:rFonts w:ascii="Consolas" w:hAnsi="Consolas"/>
          <w:color w:val="212529"/>
          <w:sz w:val="24"/>
          <w:szCs w:val="24"/>
        </w:rPr>
        <w:t>df.date</w:t>
      </w:r>
      <w:proofErr w:type="spellEnd"/>
      <w:r>
        <w:rPr>
          <w:rFonts w:ascii="Consolas" w:hAnsi="Consolas"/>
          <w:color w:val="212529"/>
          <w:sz w:val="24"/>
          <w:szCs w:val="24"/>
        </w:rPr>
        <w:t>)</w:t>
      </w:r>
    </w:p>
    <w:p w14:paraId="71531BAB"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df.head</w:t>
      </w:r>
      <w:proofErr w:type="spellEnd"/>
      <w:proofErr w:type="gramEnd"/>
      <w:r>
        <w:rPr>
          <w:rFonts w:ascii="Consolas" w:hAnsi="Consolas"/>
          <w:color w:val="212529"/>
          <w:sz w:val="24"/>
          <w:szCs w:val="24"/>
        </w:rPr>
        <w:t>()</w:t>
      </w:r>
    </w:p>
    <w:p w14:paraId="1C59662F" w14:textId="53F68C91"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68851BB7" wp14:editId="3D3922BD">
            <wp:extent cx="5731510" cy="1833880"/>
            <wp:effectExtent l="0" t="0" r="2540" b="0"/>
            <wp:docPr id="839960572" name="Picture 43" descr="to datetime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 datetime conver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2CB1E4AE" w14:textId="77777777" w:rsidR="001A4A49" w:rsidRDefault="001A4A49" w:rsidP="001A4A49">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14:paraId="3F9EA540"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SOME FEATURES </w:t>
      </w:r>
    </w:p>
    <w:p w14:paraId="4DA444BA" w14:textId="77777777" w:rsidR="001A4A49" w:rsidRPr="001A4A49" w:rsidRDefault="001A4A49" w:rsidP="001A4A49"/>
    <w:p w14:paraId="77A843A4" w14:textId="77777777" w:rsidR="001A4A49" w:rsidRDefault="001A4A49" w:rsidP="001A4A49">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'Data point starts from ',</w:t>
      </w:r>
      <w:proofErr w:type="spellStart"/>
      <w:r>
        <w:rPr>
          <w:rFonts w:ascii="Consolas" w:hAnsi="Consolas"/>
          <w:color w:val="212529"/>
          <w:sz w:val="24"/>
          <w:szCs w:val="24"/>
        </w:rPr>
        <w:t>df.date.min</w:t>
      </w:r>
      <w:proofErr w:type="spellEnd"/>
      <w:r>
        <w:rPr>
          <w:rFonts w:ascii="Consolas" w:hAnsi="Consolas"/>
          <w:color w:val="212529"/>
          <w:sz w:val="24"/>
          <w:szCs w:val="24"/>
        </w:rPr>
        <w:t>(),'n')</w:t>
      </w:r>
    </w:p>
    <w:p w14:paraId="0D37EDA2" w14:textId="77777777" w:rsidR="001A4A49" w:rsidRDefault="001A4A49" w:rsidP="001A4A49">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'Data point ends at ',</w:t>
      </w:r>
      <w:proofErr w:type="spellStart"/>
      <w:r>
        <w:rPr>
          <w:rFonts w:ascii="Consolas" w:hAnsi="Consolas"/>
          <w:color w:val="212529"/>
          <w:sz w:val="24"/>
          <w:szCs w:val="24"/>
        </w:rPr>
        <w:t>df.date.max</w:t>
      </w:r>
      <w:proofErr w:type="spellEnd"/>
      <w:r>
        <w:rPr>
          <w:rFonts w:ascii="Consolas" w:hAnsi="Consolas"/>
          <w:color w:val="212529"/>
          <w:sz w:val="24"/>
          <w:szCs w:val="24"/>
        </w:rPr>
        <w:t>(),'n')</w:t>
      </w:r>
    </w:p>
    <w:p w14:paraId="35A4077D" w14:textId="77777777" w:rsidR="001A4A49" w:rsidRDefault="001A4A49" w:rsidP="001A4A49">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'Total no of countries in the data set ',</w:t>
      </w:r>
      <w:proofErr w:type="spellStart"/>
      <w:r>
        <w:rPr>
          <w:rFonts w:ascii="Consolas" w:hAnsi="Consolas"/>
          <w:color w:val="212529"/>
          <w:sz w:val="24"/>
          <w:szCs w:val="24"/>
        </w:rPr>
        <w:t>len</w:t>
      </w:r>
      <w:proofErr w:type="spellEnd"/>
      <w:r>
        <w:rPr>
          <w:rFonts w:ascii="Consolas" w:hAnsi="Consolas"/>
          <w:color w:val="212529"/>
          <w:sz w:val="24"/>
          <w:szCs w:val="24"/>
        </w:rPr>
        <w:t>(</w:t>
      </w:r>
      <w:proofErr w:type="spellStart"/>
      <w:r>
        <w:rPr>
          <w:rFonts w:ascii="Consolas" w:hAnsi="Consolas"/>
          <w:color w:val="212529"/>
          <w:sz w:val="24"/>
          <w:szCs w:val="24"/>
        </w:rPr>
        <w:t>df.country.unique</w:t>
      </w:r>
      <w:proofErr w:type="spellEnd"/>
      <w:r>
        <w:rPr>
          <w:rFonts w:ascii="Consolas" w:hAnsi="Consolas"/>
          <w:color w:val="212529"/>
          <w:sz w:val="24"/>
          <w:szCs w:val="24"/>
        </w:rPr>
        <w:t>()),'n')</w:t>
      </w:r>
    </w:p>
    <w:p w14:paraId="70C0239E" w14:textId="77777777" w:rsidR="001A4A49" w:rsidRDefault="001A4A49" w:rsidP="001A4A49">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'Total no of unique vaccines in the data set ',</w:t>
      </w:r>
      <w:proofErr w:type="spellStart"/>
      <w:r>
        <w:rPr>
          <w:rFonts w:ascii="Consolas" w:hAnsi="Consolas"/>
          <w:color w:val="212529"/>
          <w:sz w:val="24"/>
          <w:szCs w:val="24"/>
        </w:rPr>
        <w:t>len</w:t>
      </w:r>
      <w:proofErr w:type="spellEnd"/>
      <w:r>
        <w:rPr>
          <w:rFonts w:ascii="Consolas" w:hAnsi="Consolas"/>
          <w:color w:val="212529"/>
          <w:sz w:val="24"/>
          <w:szCs w:val="24"/>
        </w:rPr>
        <w:t>(</w:t>
      </w:r>
      <w:proofErr w:type="spellStart"/>
      <w:r>
        <w:rPr>
          <w:rFonts w:ascii="Consolas" w:hAnsi="Consolas"/>
          <w:color w:val="212529"/>
          <w:sz w:val="24"/>
          <w:szCs w:val="24"/>
        </w:rPr>
        <w:t>df.vaccines.unique</w:t>
      </w:r>
      <w:proofErr w:type="spellEnd"/>
      <w:r>
        <w:rPr>
          <w:rFonts w:ascii="Consolas" w:hAnsi="Consolas"/>
          <w:color w:val="212529"/>
          <w:sz w:val="24"/>
          <w:szCs w:val="24"/>
        </w:rPr>
        <w:t>()),'n')</w:t>
      </w:r>
    </w:p>
    <w:p w14:paraId="20D3D73B" w14:textId="77777777" w:rsidR="001A4A49" w:rsidRDefault="001A4A49" w:rsidP="001A4A49">
      <w:pPr>
        <w:pStyle w:val="HTMLPreformatted"/>
        <w:shd w:val="clear" w:color="auto" w:fill="FFFFFF"/>
        <w:rPr>
          <w:rFonts w:ascii="Consolas" w:hAnsi="Consolas"/>
          <w:color w:val="212529"/>
          <w:sz w:val="24"/>
          <w:szCs w:val="24"/>
        </w:rPr>
      </w:pPr>
    </w:p>
    <w:p w14:paraId="3C6AAC57" w14:textId="77777777" w:rsidR="001A4A49" w:rsidRDefault="001A4A49" w:rsidP="001A4A49">
      <w:pPr>
        <w:pStyle w:val="HTMLPreformatted"/>
        <w:shd w:val="clear" w:color="auto" w:fill="FFFFFF"/>
        <w:rPr>
          <w:rFonts w:ascii="Consolas" w:hAnsi="Consolas"/>
          <w:color w:val="212529"/>
          <w:sz w:val="24"/>
          <w:szCs w:val="24"/>
        </w:rPr>
      </w:pPr>
    </w:p>
    <w:p w14:paraId="1623631B" w14:textId="349A5836"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55851DDC" wp14:editId="74C13EFD">
            <wp:extent cx="5731510" cy="2407920"/>
            <wp:effectExtent l="0" t="0" r="2540" b="0"/>
            <wp:docPr id="1002585234" name="Picture 42" descr="features| Covid Vaccin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eatures| Covid Vaccination Prog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669DBC47" w14:textId="77777777" w:rsidR="001A4A49" w:rsidRDefault="001A4A49" w:rsidP="001A4A49">
      <w:pPr>
        <w:shd w:val="clear" w:color="auto" w:fill="FFFFFF"/>
        <w:rPr>
          <w:rFonts w:ascii="Lato" w:hAnsi="Lato"/>
          <w:color w:val="222222"/>
          <w:sz w:val="27"/>
          <w:szCs w:val="27"/>
        </w:rPr>
      </w:pPr>
      <w:r>
        <w:rPr>
          <w:rFonts w:ascii="Lato" w:hAnsi="Lato"/>
          <w:b/>
          <w:bCs/>
          <w:color w:val="222222"/>
          <w:sz w:val="27"/>
          <w:szCs w:val="27"/>
          <w:u w:val="single"/>
        </w:rPr>
        <w:t>Observation</w:t>
      </w:r>
    </w:p>
    <w:p w14:paraId="4C4CD5D8" w14:textId="77777777" w:rsidR="001A4A49" w:rsidRDefault="001A4A49" w:rsidP="001A4A49">
      <w:pPr>
        <w:shd w:val="clear" w:color="auto" w:fill="FFFFFF"/>
        <w:rPr>
          <w:rFonts w:ascii="Lato" w:hAnsi="Lato"/>
          <w:color w:val="222222"/>
          <w:sz w:val="27"/>
          <w:szCs w:val="27"/>
        </w:rPr>
      </w:pPr>
      <w:r>
        <w:rPr>
          <w:rFonts w:ascii="Lato" w:hAnsi="Lato"/>
          <w:color w:val="222222"/>
          <w:sz w:val="27"/>
          <w:szCs w:val="27"/>
        </w:rPr>
        <w:t>Data points start from 2020-12-08</w:t>
      </w:r>
    </w:p>
    <w:p w14:paraId="3AB4A872" w14:textId="77777777" w:rsidR="001A4A49" w:rsidRDefault="001A4A49" w:rsidP="001A4A49">
      <w:pPr>
        <w:shd w:val="clear" w:color="auto" w:fill="FFFFFF"/>
        <w:rPr>
          <w:rFonts w:ascii="Lato" w:hAnsi="Lato"/>
          <w:color w:val="222222"/>
          <w:sz w:val="27"/>
          <w:szCs w:val="27"/>
        </w:rPr>
      </w:pPr>
      <w:r>
        <w:rPr>
          <w:rFonts w:ascii="Lato" w:hAnsi="Lato"/>
          <w:color w:val="222222"/>
          <w:sz w:val="27"/>
          <w:szCs w:val="27"/>
        </w:rPr>
        <w:t>Data points end at 2021-02-28</w:t>
      </w:r>
    </w:p>
    <w:p w14:paraId="3FAEE33F" w14:textId="77777777" w:rsidR="001A4A49" w:rsidRDefault="001A4A49" w:rsidP="001A4A49">
      <w:pPr>
        <w:shd w:val="clear" w:color="auto" w:fill="FFFFFF"/>
        <w:rPr>
          <w:rFonts w:ascii="Lato" w:hAnsi="Lato"/>
          <w:color w:val="222222"/>
          <w:sz w:val="27"/>
          <w:szCs w:val="27"/>
        </w:rPr>
      </w:pPr>
      <w:r>
        <w:rPr>
          <w:rFonts w:ascii="Lato" w:hAnsi="Lato"/>
          <w:color w:val="222222"/>
          <w:sz w:val="27"/>
          <w:szCs w:val="27"/>
        </w:rPr>
        <w:lastRenderedPageBreak/>
        <w:t>Total Number of countries in the data set = 117</w:t>
      </w:r>
    </w:p>
    <w:p w14:paraId="3350CCD1" w14:textId="77777777" w:rsidR="001A4A49" w:rsidRDefault="001A4A49" w:rsidP="001A4A49">
      <w:pPr>
        <w:shd w:val="clear" w:color="auto" w:fill="FFFFFF"/>
        <w:rPr>
          <w:rFonts w:ascii="Lato" w:hAnsi="Lato"/>
          <w:color w:val="222222"/>
          <w:sz w:val="27"/>
          <w:szCs w:val="27"/>
        </w:rPr>
      </w:pPr>
      <w:r>
        <w:rPr>
          <w:rFonts w:ascii="Lato" w:hAnsi="Lato"/>
          <w:color w:val="222222"/>
          <w:sz w:val="27"/>
          <w:szCs w:val="27"/>
        </w:rPr>
        <w:t>Total Number of Unique Vaccines in the data set = 22</w:t>
      </w:r>
    </w:p>
    <w:p w14:paraId="3DCE3B1A" w14:textId="77777777" w:rsidR="001A4A49" w:rsidRDefault="001A4A49" w:rsidP="001A4A49">
      <w:pPr>
        <w:pStyle w:val="HTMLPreformatted"/>
        <w:shd w:val="clear" w:color="auto" w:fill="FFFFFF"/>
        <w:rPr>
          <w:rFonts w:ascii="Consolas" w:hAnsi="Consolas"/>
          <w:color w:val="212529"/>
          <w:sz w:val="24"/>
          <w:szCs w:val="24"/>
        </w:rPr>
      </w:pPr>
      <w:proofErr w:type="gramStart"/>
      <w:r>
        <w:rPr>
          <w:rFonts w:ascii="Consolas" w:hAnsi="Consolas"/>
          <w:color w:val="212529"/>
          <w:sz w:val="24"/>
          <w:szCs w:val="24"/>
        </w:rPr>
        <w:t>df.info(</w:t>
      </w:r>
      <w:proofErr w:type="gramEnd"/>
      <w:r>
        <w:rPr>
          <w:rFonts w:ascii="Consolas" w:hAnsi="Consolas"/>
          <w:color w:val="212529"/>
          <w:sz w:val="24"/>
          <w:szCs w:val="24"/>
        </w:rPr>
        <w:t>)</w:t>
      </w:r>
    </w:p>
    <w:p w14:paraId="2BBE31BC" w14:textId="2FE13E2C"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6ED76DB7" wp14:editId="01E456C4">
            <wp:extent cx="5731510" cy="4794885"/>
            <wp:effectExtent l="0" t="0" r="2540" b="5715"/>
            <wp:docPr id="544129032" name="Picture 41" descr="info of clea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fo of clean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94885"/>
                    </a:xfrm>
                    <a:prstGeom prst="rect">
                      <a:avLst/>
                    </a:prstGeom>
                    <a:noFill/>
                    <a:ln>
                      <a:noFill/>
                    </a:ln>
                  </pic:spPr>
                </pic:pic>
              </a:graphicData>
            </a:graphic>
          </wp:inline>
        </w:drawing>
      </w:r>
    </w:p>
    <w:p w14:paraId="3A86B23E" w14:textId="77777777" w:rsidR="001A4A49" w:rsidRDefault="001A4A49" w:rsidP="001A4A49">
      <w:pPr>
        <w:pStyle w:val="Heading2"/>
        <w:shd w:val="clear" w:color="auto" w:fill="FFFFFF"/>
        <w:spacing w:before="450"/>
        <w:rPr>
          <w:rFonts w:ascii="Lato" w:hAnsi="Lato"/>
          <w:color w:val="222222"/>
          <w:sz w:val="36"/>
          <w:szCs w:val="36"/>
        </w:rPr>
      </w:pPr>
      <w:r>
        <w:rPr>
          <w:rFonts w:ascii="Lato" w:hAnsi="Lato"/>
          <w:color w:val="222222"/>
          <w:u w:val="single"/>
        </w:rPr>
        <w:t>DATA VISUALIZATION </w:t>
      </w:r>
    </w:p>
    <w:p w14:paraId="6EEE945A" w14:textId="31ED71E8" w:rsidR="001A4A49" w:rsidRDefault="001A4A49" w:rsidP="001A4A49">
      <w:pPr>
        <w:shd w:val="clear" w:color="auto" w:fill="FFFFFF"/>
        <w:rPr>
          <w:rFonts w:ascii="Lato" w:hAnsi="Lato"/>
          <w:color w:val="222222"/>
          <w:sz w:val="27"/>
          <w:szCs w:val="27"/>
        </w:rPr>
      </w:pPr>
      <w:r>
        <w:rPr>
          <w:rFonts w:ascii="Lato" w:hAnsi="Lato"/>
          <w:color w:val="222222"/>
          <w:sz w:val="27"/>
          <w:szCs w:val="27"/>
        </w:rPr>
        <w:t>.</w:t>
      </w:r>
    </w:p>
    <w:p w14:paraId="51BE2A45"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df.describe</w:t>
      </w:r>
      <w:proofErr w:type="spellEnd"/>
      <w:proofErr w:type="gramEnd"/>
      <w:r>
        <w:rPr>
          <w:rFonts w:ascii="Consolas" w:hAnsi="Consolas"/>
          <w:color w:val="212529"/>
          <w:sz w:val="24"/>
          <w:szCs w:val="24"/>
        </w:rPr>
        <w:t>()</w:t>
      </w:r>
    </w:p>
    <w:p w14:paraId="59DDCAC1" w14:textId="77777777" w:rsidR="001A4A49" w:rsidRDefault="001A4A49" w:rsidP="001A4A49">
      <w:pPr>
        <w:pStyle w:val="HTMLPreformatted"/>
        <w:shd w:val="clear" w:color="auto" w:fill="FFFFFF"/>
        <w:rPr>
          <w:rFonts w:ascii="Consolas" w:hAnsi="Consolas"/>
          <w:color w:val="212529"/>
          <w:sz w:val="24"/>
          <w:szCs w:val="24"/>
        </w:rPr>
      </w:pPr>
    </w:p>
    <w:p w14:paraId="0768705D" w14:textId="202F343B"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5998FBCA" wp14:editId="1B5ED572">
            <wp:extent cx="5731510" cy="1861185"/>
            <wp:effectExtent l="0" t="0" r="2540" b="5715"/>
            <wp:docPr id="431753139" name="Picture 40" descr=" Covid Vaccination Progress | describ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Covid Vaccination Progress | describe datas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p>
    <w:p w14:paraId="31853A6F" w14:textId="77777777" w:rsidR="001A4A49" w:rsidRDefault="001A4A49" w:rsidP="001A4A49">
      <w:pPr>
        <w:pStyle w:val="HTMLPreformatted"/>
        <w:shd w:val="clear" w:color="auto" w:fill="FFFFFF"/>
        <w:rPr>
          <w:rFonts w:ascii="Consolas" w:hAnsi="Consolas"/>
          <w:color w:val="212529"/>
          <w:sz w:val="24"/>
          <w:szCs w:val="24"/>
        </w:rPr>
      </w:pPr>
    </w:p>
    <w:p w14:paraId="6169FCBF" w14:textId="2CB832E5"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df.country</w:t>
      </w:r>
      <w:proofErr w:type="gramEnd"/>
      <w:r>
        <w:rPr>
          <w:rFonts w:ascii="Consolas" w:hAnsi="Consolas"/>
          <w:color w:val="212529"/>
          <w:sz w:val="24"/>
          <w:szCs w:val="24"/>
        </w:rPr>
        <w:t>.unique</w:t>
      </w:r>
      <w:proofErr w:type="spellEnd"/>
      <w:r>
        <w:rPr>
          <w:rFonts w:ascii="Consolas" w:hAnsi="Consolas"/>
          <w:color w:val="212529"/>
          <w:sz w:val="24"/>
          <w:szCs w:val="24"/>
        </w:rPr>
        <w:t>()</w:t>
      </w:r>
    </w:p>
    <w:p w14:paraId="3A12133D" w14:textId="2D82FE6E"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5D006D64" wp14:editId="5CF7E7C3">
            <wp:extent cx="5731510" cy="4679315"/>
            <wp:effectExtent l="0" t="0" r="2540" b="6985"/>
            <wp:docPr id="540041556" name="Picture 39" descr="Unique country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ique country valu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79315"/>
                    </a:xfrm>
                    <a:prstGeom prst="rect">
                      <a:avLst/>
                    </a:prstGeom>
                    <a:noFill/>
                    <a:ln>
                      <a:noFill/>
                    </a:ln>
                  </pic:spPr>
                </pic:pic>
              </a:graphicData>
            </a:graphic>
          </wp:inline>
        </w:drawing>
      </w:r>
    </w:p>
    <w:p w14:paraId="6278DB8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def size(</w:t>
      </w:r>
      <w:proofErr w:type="spellStart"/>
      <w:proofErr w:type="gramStart"/>
      <w:r>
        <w:rPr>
          <w:rFonts w:ascii="Consolas" w:hAnsi="Consolas"/>
          <w:color w:val="212529"/>
          <w:sz w:val="24"/>
          <w:szCs w:val="24"/>
        </w:rPr>
        <w:t>m,n</w:t>
      </w:r>
      <w:proofErr w:type="spellEnd"/>
      <w:proofErr w:type="gramEnd"/>
      <w:r>
        <w:rPr>
          <w:rFonts w:ascii="Consolas" w:hAnsi="Consolas"/>
          <w:color w:val="212529"/>
          <w:sz w:val="24"/>
          <w:szCs w:val="24"/>
        </w:rPr>
        <w:t>):</w:t>
      </w:r>
    </w:p>
    <w:p w14:paraId="518BD2F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fig = </w:t>
      </w:r>
      <w:proofErr w:type="spellStart"/>
      <w:proofErr w:type="gramStart"/>
      <w:r>
        <w:rPr>
          <w:rFonts w:ascii="Consolas" w:hAnsi="Consolas"/>
          <w:color w:val="212529"/>
          <w:sz w:val="24"/>
          <w:szCs w:val="24"/>
        </w:rPr>
        <w:t>plt.gcf</w:t>
      </w:r>
      <w:proofErr w:type="spellEnd"/>
      <w:r>
        <w:rPr>
          <w:rFonts w:ascii="Consolas" w:hAnsi="Consolas"/>
          <w:color w:val="212529"/>
          <w:sz w:val="24"/>
          <w:szCs w:val="24"/>
        </w:rPr>
        <w:t>(</w:t>
      </w:r>
      <w:proofErr w:type="gramEnd"/>
      <w:r>
        <w:rPr>
          <w:rFonts w:ascii="Consolas" w:hAnsi="Consolas"/>
          <w:color w:val="212529"/>
          <w:sz w:val="24"/>
          <w:szCs w:val="24"/>
        </w:rPr>
        <w:t>);</w:t>
      </w:r>
    </w:p>
    <w:p w14:paraId="7C293BA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fig.set_size_inches</w:t>
      </w:r>
      <w:proofErr w:type="spellEnd"/>
      <w:r>
        <w:rPr>
          <w:rFonts w:ascii="Consolas" w:hAnsi="Consolas"/>
          <w:color w:val="212529"/>
          <w:sz w:val="24"/>
          <w:szCs w:val="24"/>
        </w:rPr>
        <w:t>(</w:t>
      </w:r>
      <w:proofErr w:type="spellStart"/>
      <w:proofErr w:type="gramStart"/>
      <w:r>
        <w:rPr>
          <w:rFonts w:ascii="Consolas" w:hAnsi="Consolas"/>
          <w:color w:val="212529"/>
          <w:sz w:val="24"/>
          <w:szCs w:val="24"/>
        </w:rPr>
        <w:t>m,n</w:t>
      </w:r>
      <w:proofErr w:type="spellEnd"/>
      <w:proofErr w:type="gramEnd"/>
      <w:r>
        <w:rPr>
          <w:rFonts w:ascii="Consolas" w:hAnsi="Consolas"/>
          <w:color w:val="212529"/>
          <w:sz w:val="24"/>
          <w:szCs w:val="24"/>
        </w:rPr>
        <w:t>);</w:t>
      </w:r>
    </w:p>
    <w:p w14:paraId="549E60F8" w14:textId="77777777" w:rsidR="001A4A49" w:rsidRDefault="001A4A49" w:rsidP="001A4A49">
      <w:pPr>
        <w:pStyle w:val="HTMLPreformatted"/>
        <w:shd w:val="clear" w:color="auto" w:fill="FFFFFF"/>
        <w:rPr>
          <w:rFonts w:ascii="Consolas" w:hAnsi="Consolas"/>
          <w:color w:val="212529"/>
          <w:sz w:val="24"/>
          <w:szCs w:val="24"/>
        </w:rPr>
      </w:pPr>
    </w:p>
    <w:p w14:paraId="54E23B0D"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Word Art of Countries</w:t>
      </w:r>
    </w:p>
    <w:p w14:paraId="675A4A3C" w14:textId="77777777" w:rsidR="001A4A49" w:rsidRPr="001A4A49" w:rsidRDefault="001A4A49" w:rsidP="001A4A49"/>
    <w:p w14:paraId="5324C789"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wordCloud</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WordCloud</w:t>
      </w:r>
      <w:proofErr w:type="spellEnd"/>
      <w:r>
        <w:rPr>
          <w:rFonts w:ascii="Consolas" w:hAnsi="Consolas"/>
          <w:color w:val="212529"/>
          <w:sz w:val="24"/>
          <w:szCs w:val="24"/>
        </w:rPr>
        <w:t>(</w:t>
      </w:r>
      <w:proofErr w:type="gramEnd"/>
    </w:p>
    <w:p w14:paraId="4507A59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background_color</w:t>
      </w:r>
      <w:proofErr w:type="spellEnd"/>
      <w:r>
        <w:rPr>
          <w:rFonts w:ascii="Consolas" w:hAnsi="Consolas"/>
          <w:color w:val="212529"/>
          <w:sz w:val="24"/>
          <w:szCs w:val="24"/>
        </w:rPr>
        <w:t>='white',</w:t>
      </w:r>
    </w:p>
    <w:p w14:paraId="51677A8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max_font_size</w:t>
      </w:r>
      <w:proofErr w:type="spellEnd"/>
      <w:r>
        <w:rPr>
          <w:rFonts w:ascii="Consolas" w:hAnsi="Consolas"/>
          <w:color w:val="212529"/>
          <w:sz w:val="24"/>
          <w:szCs w:val="24"/>
        </w:rPr>
        <w:t xml:space="preserve"> = 50</w:t>
      </w:r>
      <w:proofErr w:type="gramStart"/>
      <w:r>
        <w:rPr>
          <w:rFonts w:ascii="Consolas" w:hAnsi="Consolas"/>
          <w:color w:val="212529"/>
          <w:sz w:val="24"/>
          <w:szCs w:val="24"/>
        </w:rPr>
        <w:t>).generate</w:t>
      </w:r>
      <w:proofErr w:type="gramEnd"/>
      <w:r>
        <w:rPr>
          <w:rFonts w:ascii="Consolas" w:hAnsi="Consolas"/>
          <w:color w:val="212529"/>
          <w:sz w:val="24"/>
          <w:szCs w:val="24"/>
        </w:rPr>
        <w:t>(' '.join(</w:t>
      </w:r>
      <w:proofErr w:type="spellStart"/>
      <w:r>
        <w:rPr>
          <w:rFonts w:ascii="Consolas" w:hAnsi="Consolas"/>
          <w:color w:val="212529"/>
          <w:sz w:val="24"/>
          <w:szCs w:val="24"/>
        </w:rPr>
        <w:t>df.country</w:t>
      </w:r>
      <w:proofErr w:type="spellEnd"/>
      <w:r>
        <w:rPr>
          <w:rFonts w:ascii="Consolas" w:hAnsi="Consolas"/>
          <w:color w:val="212529"/>
          <w:sz w:val="24"/>
          <w:szCs w:val="24"/>
        </w:rPr>
        <w:t>))</w:t>
      </w:r>
    </w:p>
    <w:p w14:paraId="09D35DA4"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plt.figure</w:t>
      </w:r>
      <w:proofErr w:type="spellEnd"/>
      <w:proofErr w:type="gramEnd"/>
      <w:r>
        <w:rPr>
          <w:rFonts w:ascii="Consolas" w:hAnsi="Consolas"/>
          <w:color w:val="212529"/>
          <w:sz w:val="24"/>
          <w:szCs w:val="24"/>
        </w:rPr>
        <w:t>(</w:t>
      </w:r>
      <w:proofErr w:type="spellStart"/>
      <w:r>
        <w:rPr>
          <w:rFonts w:ascii="Consolas" w:hAnsi="Consolas"/>
          <w:color w:val="212529"/>
          <w:sz w:val="24"/>
          <w:szCs w:val="24"/>
        </w:rPr>
        <w:t>figsize</w:t>
      </w:r>
      <w:proofErr w:type="spellEnd"/>
      <w:r>
        <w:rPr>
          <w:rFonts w:ascii="Consolas" w:hAnsi="Consolas"/>
          <w:color w:val="212529"/>
          <w:sz w:val="24"/>
          <w:szCs w:val="24"/>
        </w:rPr>
        <w:t>=(15,7))</w:t>
      </w:r>
    </w:p>
    <w:p w14:paraId="0CBC0797"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plt.axis</w:t>
      </w:r>
      <w:proofErr w:type="spellEnd"/>
      <w:proofErr w:type="gramEnd"/>
      <w:r>
        <w:rPr>
          <w:rFonts w:ascii="Consolas" w:hAnsi="Consolas"/>
          <w:color w:val="212529"/>
          <w:sz w:val="24"/>
          <w:szCs w:val="24"/>
        </w:rPr>
        <w:t>('off')</w:t>
      </w:r>
    </w:p>
    <w:p w14:paraId="247BE960"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plt.imshow</w:t>
      </w:r>
      <w:proofErr w:type="spellEnd"/>
      <w:proofErr w:type="gramEnd"/>
      <w:r>
        <w:rPr>
          <w:rFonts w:ascii="Consolas" w:hAnsi="Consolas"/>
          <w:color w:val="212529"/>
          <w:sz w:val="24"/>
          <w:szCs w:val="24"/>
        </w:rPr>
        <w:t>(</w:t>
      </w:r>
      <w:proofErr w:type="spellStart"/>
      <w:r>
        <w:rPr>
          <w:rFonts w:ascii="Consolas" w:hAnsi="Consolas"/>
          <w:color w:val="212529"/>
          <w:sz w:val="24"/>
          <w:szCs w:val="24"/>
        </w:rPr>
        <w:t>wordCloud</w:t>
      </w:r>
      <w:proofErr w:type="spellEnd"/>
      <w:r>
        <w:rPr>
          <w:rFonts w:ascii="Consolas" w:hAnsi="Consolas"/>
          <w:color w:val="212529"/>
          <w:sz w:val="24"/>
          <w:szCs w:val="24"/>
        </w:rPr>
        <w:t>)</w:t>
      </w:r>
    </w:p>
    <w:p w14:paraId="40B4C039"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plt.show</w:t>
      </w:r>
      <w:proofErr w:type="spellEnd"/>
      <w:proofErr w:type="gramEnd"/>
      <w:r>
        <w:rPr>
          <w:rFonts w:ascii="Consolas" w:hAnsi="Consolas"/>
          <w:color w:val="212529"/>
          <w:sz w:val="24"/>
          <w:szCs w:val="24"/>
        </w:rPr>
        <w:t>()</w:t>
      </w:r>
    </w:p>
    <w:p w14:paraId="713F14F5" w14:textId="0128BCA7"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74717C94" wp14:editId="7FE14BE0">
            <wp:extent cx="5731510" cy="2849880"/>
            <wp:effectExtent l="0" t="0" r="2540" b="7620"/>
            <wp:docPr id="11513770" name="Picture 38" descr=" Covid Vaccination Progress | wordart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Covid Vaccination Progress | wordart countr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1C13FB6F"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 xml:space="preserve">Total Vaccinated </w:t>
      </w:r>
      <w:proofErr w:type="gramStart"/>
      <w:r>
        <w:rPr>
          <w:rFonts w:ascii="Lato" w:hAnsi="Lato"/>
          <w:color w:val="222222"/>
          <w:sz w:val="36"/>
          <w:szCs w:val="36"/>
          <w:u w:val="single"/>
        </w:rPr>
        <w:t>Till</w:t>
      </w:r>
      <w:proofErr w:type="gramEnd"/>
      <w:r>
        <w:rPr>
          <w:rFonts w:ascii="Lato" w:hAnsi="Lato"/>
          <w:color w:val="222222"/>
          <w:sz w:val="36"/>
          <w:szCs w:val="36"/>
          <w:u w:val="single"/>
        </w:rPr>
        <w:t xml:space="preserve"> Date </w:t>
      </w:r>
    </w:p>
    <w:p w14:paraId="36505F32" w14:textId="77777777" w:rsidR="001A4A49" w:rsidRPr="001A4A49" w:rsidRDefault="001A4A49" w:rsidP="001A4A49"/>
    <w:p w14:paraId="625EE7E6"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country_wise_total_vaccinated</w:t>
      </w:r>
      <w:proofErr w:type="spellEnd"/>
      <w:r>
        <w:rPr>
          <w:rFonts w:ascii="Consolas" w:hAnsi="Consolas"/>
          <w:color w:val="212529"/>
          <w:sz w:val="24"/>
          <w:szCs w:val="24"/>
        </w:rPr>
        <w:t xml:space="preserve"> = {}</w:t>
      </w:r>
    </w:p>
    <w:p w14:paraId="6DF3500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for country in </w:t>
      </w:r>
      <w:proofErr w:type="spellStart"/>
      <w:proofErr w:type="gramStart"/>
      <w:r>
        <w:rPr>
          <w:rFonts w:ascii="Consolas" w:hAnsi="Consolas"/>
          <w:color w:val="212529"/>
          <w:sz w:val="24"/>
          <w:szCs w:val="24"/>
        </w:rPr>
        <w:t>df.country</w:t>
      </w:r>
      <w:proofErr w:type="gramEnd"/>
      <w:r>
        <w:rPr>
          <w:rFonts w:ascii="Consolas" w:hAnsi="Consolas"/>
          <w:color w:val="212529"/>
          <w:sz w:val="24"/>
          <w:szCs w:val="24"/>
        </w:rPr>
        <w:t>.unique</w:t>
      </w:r>
      <w:proofErr w:type="spellEnd"/>
      <w:r>
        <w:rPr>
          <w:rFonts w:ascii="Consolas" w:hAnsi="Consolas"/>
          <w:color w:val="212529"/>
          <w:sz w:val="24"/>
          <w:szCs w:val="24"/>
        </w:rPr>
        <w:t xml:space="preserve">() : </w:t>
      </w:r>
    </w:p>
    <w:p w14:paraId="2A51DE7B"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vaccinated = 0</w:t>
      </w:r>
    </w:p>
    <w:p w14:paraId="21D0E88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for </w:t>
      </w:r>
      <w:proofErr w:type="spellStart"/>
      <w:r>
        <w:rPr>
          <w:rFonts w:ascii="Consolas" w:hAnsi="Consolas"/>
          <w:color w:val="212529"/>
          <w:sz w:val="24"/>
          <w:szCs w:val="24"/>
        </w:rPr>
        <w:t>i</w:t>
      </w:r>
      <w:proofErr w:type="spellEnd"/>
      <w:r>
        <w:rPr>
          <w:rFonts w:ascii="Consolas" w:hAnsi="Consolas"/>
          <w:color w:val="212529"/>
          <w:sz w:val="24"/>
          <w:szCs w:val="24"/>
        </w:rPr>
        <w:t xml:space="preserve"> in range(</w:t>
      </w:r>
      <w:proofErr w:type="spellStart"/>
      <w:r>
        <w:rPr>
          <w:rFonts w:ascii="Consolas" w:hAnsi="Consolas"/>
          <w:color w:val="212529"/>
          <w:sz w:val="24"/>
          <w:szCs w:val="24"/>
        </w:rPr>
        <w:t>len</w:t>
      </w:r>
      <w:proofErr w:type="spellEnd"/>
      <w:r>
        <w:rPr>
          <w:rFonts w:ascii="Consolas" w:hAnsi="Consolas"/>
          <w:color w:val="212529"/>
          <w:sz w:val="24"/>
          <w:szCs w:val="24"/>
        </w:rPr>
        <w:t>(</w:t>
      </w:r>
      <w:proofErr w:type="spellStart"/>
      <w:r>
        <w:rPr>
          <w:rFonts w:ascii="Consolas" w:hAnsi="Consolas"/>
          <w:color w:val="212529"/>
          <w:sz w:val="24"/>
          <w:szCs w:val="24"/>
        </w:rPr>
        <w:t>df</w:t>
      </w:r>
      <w:proofErr w:type="spellEnd"/>
      <w:r>
        <w:rPr>
          <w:rFonts w:ascii="Consolas" w:hAnsi="Consolas"/>
          <w:color w:val="212529"/>
          <w:sz w:val="24"/>
          <w:szCs w:val="24"/>
        </w:rPr>
        <w:t>)</w:t>
      </w:r>
      <w:proofErr w:type="gramStart"/>
      <w:r>
        <w:rPr>
          <w:rFonts w:ascii="Consolas" w:hAnsi="Consolas"/>
          <w:color w:val="212529"/>
          <w:sz w:val="24"/>
          <w:szCs w:val="24"/>
        </w:rPr>
        <w:t>) :</w:t>
      </w:r>
      <w:proofErr w:type="gramEnd"/>
      <w:r>
        <w:rPr>
          <w:rFonts w:ascii="Consolas" w:hAnsi="Consolas"/>
          <w:color w:val="212529"/>
          <w:sz w:val="24"/>
          <w:szCs w:val="24"/>
        </w:rPr>
        <w:t xml:space="preserve"> </w:t>
      </w:r>
    </w:p>
    <w:p w14:paraId="667566B2"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if </w:t>
      </w:r>
      <w:proofErr w:type="spellStart"/>
      <w:proofErr w:type="gramStart"/>
      <w:r>
        <w:rPr>
          <w:rFonts w:ascii="Consolas" w:hAnsi="Consolas"/>
          <w:color w:val="212529"/>
          <w:sz w:val="24"/>
          <w:szCs w:val="24"/>
        </w:rPr>
        <w:t>df.country</w:t>
      </w:r>
      <w:proofErr w:type="spellEnd"/>
      <w:proofErr w:type="gramEnd"/>
      <w:r>
        <w:rPr>
          <w:rFonts w:ascii="Consolas" w:hAnsi="Consolas"/>
          <w:color w:val="212529"/>
          <w:sz w:val="24"/>
          <w:szCs w:val="24"/>
        </w:rPr>
        <w:t>[</w:t>
      </w:r>
      <w:proofErr w:type="spellStart"/>
      <w:r>
        <w:rPr>
          <w:rFonts w:ascii="Consolas" w:hAnsi="Consolas"/>
          <w:color w:val="212529"/>
          <w:sz w:val="24"/>
          <w:szCs w:val="24"/>
        </w:rPr>
        <w:t>i</w:t>
      </w:r>
      <w:proofErr w:type="spellEnd"/>
      <w:r>
        <w:rPr>
          <w:rFonts w:ascii="Consolas" w:hAnsi="Consolas"/>
          <w:color w:val="212529"/>
          <w:sz w:val="24"/>
          <w:szCs w:val="24"/>
        </w:rPr>
        <w:t xml:space="preserve">] == country : </w:t>
      </w:r>
    </w:p>
    <w:p w14:paraId="40F1AAD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vaccinated += </w:t>
      </w:r>
      <w:proofErr w:type="spellStart"/>
      <w:proofErr w:type="gramStart"/>
      <w:r>
        <w:rPr>
          <w:rFonts w:ascii="Consolas" w:hAnsi="Consolas"/>
          <w:color w:val="212529"/>
          <w:sz w:val="24"/>
          <w:szCs w:val="24"/>
        </w:rPr>
        <w:t>df.daily</w:t>
      </w:r>
      <w:proofErr w:type="gramEnd"/>
      <w:r>
        <w:rPr>
          <w:rFonts w:ascii="Consolas" w:hAnsi="Consolas"/>
          <w:color w:val="212529"/>
          <w:sz w:val="24"/>
          <w:szCs w:val="24"/>
        </w:rPr>
        <w:t>_vaccinations</w:t>
      </w:r>
      <w:proofErr w:type="spellEnd"/>
      <w:r>
        <w:rPr>
          <w:rFonts w:ascii="Consolas" w:hAnsi="Consolas"/>
          <w:color w:val="212529"/>
          <w:sz w:val="24"/>
          <w:szCs w:val="24"/>
        </w:rPr>
        <w:t>[</w:t>
      </w:r>
      <w:proofErr w:type="spellStart"/>
      <w:r>
        <w:rPr>
          <w:rFonts w:ascii="Consolas" w:hAnsi="Consolas"/>
          <w:color w:val="212529"/>
          <w:sz w:val="24"/>
          <w:szCs w:val="24"/>
        </w:rPr>
        <w:t>i</w:t>
      </w:r>
      <w:proofErr w:type="spellEnd"/>
      <w:r>
        <w:rPr>
          <w:rFonts w:ascii="Consolas" w:hAnsi="Consolas"/>
          <w:color w:val="212529"/>
          <w:sz w:val="24"/>
          <w:szCs w:val="24"/>
        </w:rPr>
        <w:t>]</w:t>
      </w:r>
    </w:p>
    <w:p w14:paraId="1233840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country_wise_total_vaccinated</w:t>
      </w:r>
      <w:proofErr w:type="spellEnd"/>
      <w:r>
        <w:rPr>
          <w:rFonts w:ascii="Consolas" w:hAnsi="Consolas"/>
          <w:color w:val="212529"/>
          <w:sz w:val="24"/>
          <w:szCs w:val="24"/>
        </w:rPr>
        <w:t xml:space="preserve">[country] = vaccinated </w:t>
      </w:r>
    </w:p>
    <w:p w14:paraId="2012468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country_wise_total_vaccinated_df</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pd.DataFrame.from</w:t>
      </w:r>
      <w:proofErr w:type="gramEnd"/>
      <w:r>
        <w:rPr>
          <w:rFonts w:ascii="Consolas" w:hAnsi="Consolas"/>
          <w:color w:val="212529"/>
          <w:sz w:val="24"/>
          <w:szCs w:val="24"/>
        </w:rPr>
        <w:t>_dict</w:t>
      </w:r>
      <w:proofErr w:type="spellEnd"/>
      <w:r>
        <w:rPr>
          <w:rFonts w:ascii="Consolas" w:hAnsi="Consolas"/>
          <w:color w:val="212529"/>
          <w:sz w:val="24"/>
          <w:szCs w:val="24"/>
        </w:rPr>
        <w:t>(</w:t>
      </w:r>
      <w:proofErr w:type="spellStart"/>
      <w:r>
        <w:rPr>
          <w:rFonts w:ascii="Consolas" w:hAnsi="Consolas"/>
          <w:color w:val="212529"/>
          <w:sz w:val="24"/>
          <w:szCs w:val="24"/>
        </w:rPr>
        <w:t>country_wise_total_vaccinated</w:t>
      </w:r>
      <w:proofErr w:type="spellEnd"/>
      <w:r>
        <w:rPr>
          <w:rFonts w:ascii="Consolas" w:hAnsi="Consolas"/>
          <w:color w:val="212529"/>
          <w:sz w:val="24"/>
          <w:szCs w:val="24"/>
        </w:rPr>
        <w:t>,</w:t>
      </w:r>
    </w:p>
    <w:p w14:paraId="782926F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orient='index',</w:t>
      </w:r>
    </w:p>
    <w:p w14:paraId="5DC90E8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columns = ['</w:t>
      </w:r>
      <w:proofErr w:type="spellStart"/>
      <w:r>
        <w:rPr>
          <w:rFonts w:ascii="Consolas" w:hAnsi="Consolas"/>
          <w:color w:val="212529"/>
          <w:sz w:val="24"/>
          <w:szCs w:val="24"/>
        </w:rPr>
        <w:t>total_vaccinted_till_date</w:t>
      </w:r>
      <w:proofErr w:type="spellEnd"/>
      <w:r>
        <w:rPr>
          <w:rFonts w:ascii="Consolas" w:hAnsi="Consolas"/>
          <w:color w:val="212529"/>
          <w:sz w:val="24"/>
          <w:szCs w:val="24"/>
        </w:rPr>
        <w:t>'])</w:t>
      </w:r>
    </w:p>
    <w:p w14:paraId="04547614"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country_wise_total_vaccinated_</w:t>
      </w:r>
      <w:proofErr w:type="gramStart"/>
      <w:r>
        <w:rPr>
          <w:rFonts w:ascii="Consolas" w:hAnsi="Consolas"/>
          <w:color w:val="212529"/>
          <w:sz w:val="24"/>
          <w:szCs w:val="24"/>
        </w:rPr>
        <w:t>df.sort</w:t>
      </w:r>
      <w:proofErr w:type="gramEnd"/>
      <w:r>
        <w:rPr>
          <w:rFonts w:ascii="Consolas" w:hAnsi="Consolas"/>
          <w:color w:val="212529"/>
          <w:sz w:val="24"/>
          <w:szCs w:val="24"/>
        </w:rPr>
        <w:t>_values</w:t>
      </w:r>
      <w:proofErr w:type="spellEnd"/>
      <w:r>
        <w:rPr>
          <w:rFonts w:ascii="Consolas" w:hAnsi="Consolas"/>
          <w:color w:val="212529"/>
          <w:sz w:val="24"/>
          <w:szCs w:val="24"/>
        </w:rPr>
        <w:t>(by = '</w:t>
      </w:r>
      <w:proofErr w:type="spellStart"/>
      <w:r>
        <w:rPr>
          <w:rFonts w:ascii="Consolas" w:hAnsi="Consolas"/>
          <w:color w:val="212529"/>
          <w:sz w:val="24"/>
          <w:szCs w:val="24"/>
        </w:rPr>
        <w:t>total_vaccinted_till_date</w:t>
      </w:r>
      <w:proofErr w:type="spellEnd"/>
      <w:r>
        <w:rPr>
          <w:rFonts w:ascii="Consolas" w:hAnsi="Consolas"/>
          <w:color w:val="212529"/>
          <w:sz w:val="24"/>
          <w:szCs w:val="24"/>
        </w:rPr>
        <w:t xml:space="preserve">', ascending = False, </w:t>
      </w:r>
      <w:proofErr w:type="spellStart"/>
      <w:r>
        <w:rPr>
          <w:rFonts w:ascii="Consolas" w:hAnsi="Consolas"/>
          <w:color w:val="212529"/>
          <w:sz w:val="24"/>
          <w:szCs w:val="24"/>
        </w:rPr>
        <w:t>inplace</w:t>
      </w:r>
      <w:proofErr w:type="spellEnd"/>
      <w:r>
        <w:rPr>
          <w:rFonts w:ascii="Consolas" w:hAnsi="Consolas"/>
          <w:color w:val="212529"/>
          <w:sz w:val="24"/>
          <w:szCs w:val="24"/>
        </w:rPr>
        <w:t xml:space="preserve"> = True)</w:t>
      </w:r>
    </w:p>
    <w:p w14:paraId="3742814F"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country_wise_total_vaccinated_df</w:t>
      </w:r>
      <w:proofErr w:type="spellEnd"/>
    </w:p>
    <w:p w14:paraId="0D677557" w14:textId="36F8FD76"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40C51F25" wp14:editId="375AF1BF">
            <wp:extent cx="3657600" cy="3878580"/>
            <wp:effectExtent l="0" t="0" r="0" b="7620"/>
            <wp:docPr id="905305781" name="Picture 37" descr="Total vaccin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otal vaccin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878580"/>
                    </a:xfrm>
                    <a:prstGeom prst="rect">
                      <a:avLst/>
                    </a:prstGeom>
                    <a:noFill/>
                    <a:ln>
                      <a:noFill/>
                    </a:ln>
                  </pic:spPr>
                </pic:pic>
              </a:graphicData>
            </a:graphic>
          </wp:inline>
        </w:drawing>
      </w:r>
    </w:p>
    <w:p w14:paraId="550D4293"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fig = </w:t>
      </w:r>
      <w:proofErr w:type="spellStart"/>
      <w:proofErr w:type="gramStart"/>
      <w:r>
        <w:rPr>
          <w:rFonts w:ascii="Consolas" w:hAnsi="Consolas"/>
          <w:color w:val="212529"/>
          <w:sz w:val="24"/>
          <w:szCs w:val="24"/>
        </w:rPr>
        <w:t>px.bar</w:t>
      </w:r>
      <w:proofErr w:type="spellEnd"/>
      <w:r>
        <w:rPr>
          <w:rFonts w:ascii="Consolas" w:hAnsi="Consolas"/>
          <w:color w:val="212529"/>
          <w:sz w:val="24"/>
          <w:szCs w:val="24"/>
        </w:rPr>
        <w:t>(</w:t>
      </w:r>
      <w:proofErr w:type="spellStart"/>
      <w:proofErr w:type="gramEnd"/>
      <w:r>
        <w:rPr>
          <w:rFonts w:ascii="Consolas" w:hAnsi="Consolas"/>
          <w:color w:val="212529"/>
          <w:sz w:val="24"/>
          <w:szCs w:val="24"/>
        </w:rPr>
        <w:t>country_wise_total_vaccinated_df</w:t>
      </w:r>
      <w:proofErr w:type="spellEnd"/>
      <w:r>
        <w:rPr>
          <w:rFonts w:ascii="Consolas" w:hAnsi="Consolas"/>
          <w:color w:val="212529"/>
          <w:sz w:val="24"/>
          <w:szCs w:val="24"/>
        </w:rPr>
        <w:t xml:space="preserve">, </w:t>
      </w:r>
    </w:p>
    <w:p w14:paraId="78BFF58A"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 = '</w:t>
      </w:r>
      <w:proofErr w:type="spellStart"/>
      <w:r>
        <w:rPr>
          <w:rFonts w:ascii="Consolas" w:hAnsi="Consolas"/>
          <w:color w:val="212529"/>
          <w:sz w:val="24"/>
          <w:szCs w:val="24"/>
        </w:rPr>
        <w:t>total_vaccinted_till_date</w:t>
      </w:r>
      <w:proofErr w:type="spellEnd"/>
      <w:r>
        <w:rPr>
          <w:rFonts w:ascii="Consolas" w:hAnsi="Consolas"/>
          <w:color w:val="212529"/>
          <w:sz w:val="24"/>
          <w:szCs w:val="24"/>
        </w:rPr>
        <w:t>',</w:t>
      </w:r>
    </w:p>
    <w:p w14:paraId="773B9DC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 = </w:t>
      </w:r>
      <w:proofErr w:type="spellStart"/>
      <w:r>
        <w:rPr>
          <w:rFonts w:ascii="Consolas" w:hAnsi="Consolas"/>
          <w:color w:val="212529"/>
          <w:sz w:val="24"/>
          <w:szCs w:val="24"/>
        </w:rPr>
        <w:t>country_wise_total_vaccinated_</w:t>
      </w:r>
      <w:proofErr w:type="gramStart"/>
      <w:r>
        <w:rPr>
          <w:rFonts w:ascii="Consolas" w:hAnsi="Consolas"/>
          <w:color w:val="212529"/>
          <w:sz w:val="24"/>
          <w:szCs w:val="24"/>
        </w:rPr>
        <w:t>df.index</w:t>
      </w:r>
      <w:proofErr w:type="spellEnd"/>
      <w:proofErr w:type="gramEnd"/>
      <w:r>
        <w:rPr>
          <w:rFonts w:ascii="Consolas" w:hAnsi="Consolas"/>
          <w:color w:val="212529"/>
          <w:sz w:val="24"/>
          <w:szCs w:val="24"/>
        </w:rPr>
        <w:t>,</w:t>
      </w:r>
    </w:p>
    <w:p w14:paraId="4521A64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color</w:t>
      </w:r>
      <w:proofErr w:type="spellEnd"/>
      <w:r>
        <w:rPr>
          <w:rFonts w:ascii="Consolas" w:hAnsi="Consolas"/>
          <w:color w:val="212529"/>
          <w:sz w:val="24"/>
          <w:szCs w:val="24"/>
        </w:rPr>
        <w:t xml:space="preserve"> = '</w:t>
      </w:r>
      <w:proofErr w:type="spellStart"/>
      <w:r>
        <w:rPr>
          <w:rFonts w:ascii="Consolas" w:hAnsi="Consolas"/>
          <w:color w:val="212529"/>
          <w:sz w:val="24"/>
          <w:szCs w:val="24"/>
        </w:rPr>
        <w:t>total_vaccinted_till_date</w:t>
      </w:r>
      <w:proofErr w:type="spellEnd"/>
      <w:r>
        <w:rPr>
          <w:rFonts w:ascii="Consolas" w:hAnsi="Consolas"/>
          <w:color w:val="212529"/>
          <w:sz w:val="24"/>
          <w:szCs w:val="24"/>
        </w:rPr>
        <w:t>',</w:t>
      </w:r>
    </w:p>
    <w:p w14:paraId="36F3CAE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color_discrete_sequence</w:t>
      </w:r>
      <w:proofErr w:type="spellEnd"/>
      <w:r>
        <w:rPr>
          <w:rFonts w:ascii="Consolas" w:hAnsi="Consolas"/>
          <w:color w:val="212529"/>
          <w:sz w:val="24"/>
          <w:szCs w:val="24"/>
        </w:rPr>
        <w:t xml:space="preserve">= </w:t>
      </w:r>
      <w:proofErr w:type="spellStart"/>
      <w:proofErr w:type="gramStart"/>
      <w:r>
        <w:rPr>
          <w:rFonts w:ascii="Consolas" w:hAnsi="Consolas"/>
          <w:color w:val="212529"/>
          <w:sz w:val="24"/>
          <w:szCs w:val="24"/>
        </w:rPr>
        <w:t>px.colors</w:t>
      </w:r>
      <w:proofErr w:type="gramEnd"/>
      <w:r>
        <w:rPr>
          <w:rFonts w:ascii="Consolas" w:hAnsi="Consolas"/>
          <w:color w:val="212529"/>
          <w:sz w:val="24"/>
          <w:szCs w:val="24"/>
        </w:rPr>
        <w:t>.sequential.Viridis_r</w:t>
      </w:r>
      <w:proofErr w:type="spellEnd"/>
    </w:p>
    <w:p w14:paraId="41BCD29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03E7EBA9"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fig.update</w:t>
      </w:r>
      <w:proofErr w:type="gramEnd"/>
      <w:r>
        <w:rPr>
          <w:rFonts w:ascii="Consolas" w:hAnsi="Consolas"/>
          <w:color w:val="212529"/>
          <w:sz w:val="24"/>
          <w:szCs w:val="24"/>
        </w:rPr>
        <w:t>_layout</w:t>
      </w:r>
      <w:proofErr w:type="spellEnd"/>
      <w:r>
        <w:rPr>
          <w:rFonts w:ascii="Consolas" w:hAnsi="Consolas"/>
          <w:color w:val="212529"/>
          <w:sz w:val="24"/>
          <w:szCs w:val="24"/>
        </w:rPr>
        <w:t>(</w:t>
      </w:r>
    </w:p>
    <w:p w14:paraId="73486F1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w:t>
      </w:r>
      <w:proofErr w:type="gramStart"/>
      <w:r>
        <w:rPr>
          <w:rFonts w:ascii="Consolas" w:hAnsi="Consolas"/>
          <w:color w:val="212529"/>
          <w:sz w:val="24"/>
          <w:szCs w:val="24"/>
        </w:rPr>
        <w:t>={</w:t>
      </w:r>
      <w:proofErr w:type="gramEnd"/>
    </w:p>
    <w:p w14:paraId="3CDA7DC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'text</w:t>
      </w:r>
      <w:proofErr w:type="gramStart"/>
      <w:r>
        <w:rPr>
          <w:rFonts w:ascii="Consolas" w:hAnsi="Consolas"/>
          <w:color w:val="212529"/>
          <w:sz w:val="24"/>
          <w:szCs w:val="24"/>
        </w:rPr>
        <w:t>' :</w:t>
      </w:r>
      <w:proofErr w:type="gramEnd"/>
      <w:r>
        <w:rPr>
          <w:rFonts w:ascii="Consolas" w:hAnsi="Consolas"/>
          <w:color w:val="212529"/>
          <w:sz w:val="24"/>
          <w:szCs w:val="24"/>
        </w:rPr>
        <w:t xml:space="preserve"> "Vaccination till date in various countries",</w:t>
      </w:r>
    </w:p>
    <w:p w14:paraId="25180C9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'y':0.95,</w:t>
      </w:r>
    </w:p>
    <w:p w14:paraId="26A7D9C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'x':0.5</w:t>
      </w:r>
    </w:p>
    <w:p w14:paraId="105A170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6B327E2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xaxis_title</w:t>
      </w:r>
      <w:proofErr w:type="spellEnd"/>
      <w:r>
        <w:rPr>
          <w:rFonts w:ascii="Consolas" w:hAnsi="Consolas"/>
          <w:color w:val="212529"/>
          <w:sz w:val="24"/>
          <w:szCs w:val="24"/>
        </w:rPr>
        <w:t>="Countries",</w:t>
      </w:r>
    </w:p>
    <w:p w14:paraId="0B1E556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yaxis_title</w:t>
      </w:r>
      <w:proofErr w:type="spellEnd"/>
      <w:r>
        <w:rPr>
          <w:rFonts w:ascii="Consolas" w:hAnsi="Consolas"/>
          <w:color w:val="212529"/>
          <w:sz w:val="24"/>
          <w:szCs w:val="24"/>
        </w:rPr>
        <w:t>="Total vaccinated",</w:t>
      </w:r>
    </w:p>
    <w:p w14:paraId="25BEB23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legend_title</w:t>
      </w:r>
      <w:proofErr w:type="spellEnd"/>
      <w:r>
        <w:rPr>
          <w:rFonts w:ascii="Consolas" w:hAnsi="Consolas"/>
          <w:color w:val="212529"/>
          <w:sz w:val="24"/>
          <w:szCs w:val="24"/>
        </w:rPr>
        <w:t>="Total vaccinated"</w:t>
      </w:r>
    </w:p>
    <w:p w14:paraId="1FC806D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w:t>
      </w:r>
    </w:p>
    <w:p w14:paraId="57BACFDA"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fig.show</w:t>
      </w:r>
      <w:proofErr w:type="spellEnd"/>
      <w:proofErr w:type="gramEnd"/>
      <w:r>
        <w:rPr>
          <w:rFonts w:ascii="Consolas" w:hAnsi="Consolas"/>
          <w:color w:val="212529"/>
          <w:sz w:val="24"/>
          <w:szCs w:val="24"/>
        </w:rPr>
        <w:t>()</w:t>
      </w:r>
    </w:p>
    <w:p w14:paraId="34C4BA0F" w14:textId="49227214"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65489F23" wp14:editId="0A4D0E18">
            <wp:extent cx="5731510" cy="3674110"/>
            <wp:effectExtent l="0" t="0" r="2540" b="2540"/>
            <wp:docPr id="1453026088" name="Picture 36" descr="vaccination till date in different countries | Covid Vaccin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ccination till date in different countries | Covid Vaccination Progr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74110"/>
                    </a:xfrm>
                    <a:prstGeom prst="rect">
                      <a:avLst/>
                    </a:prstGeom>
                    <a:noFill/>
                    <a:ln>
                      <a:noFill/>
                    </a:ln>
                  </pic:spPr>
                </pic:pic>
              </a:graphicData>
            </a:graphic>
          </wp:inline>
        </w:drawing>
      </w:r>
    </w:p>
    <w:p w14:paraId="02435141" w14:textId="5199543A" w:rsidR="001A4A49" w:rsidRDefault="001A4A49" w:rsidP="001A4A49">
      <w:pPr>
        <w:shd w:val="clear" w:color="auto" w:fill="FFFFFF"/>
        <w:spacing w:before="100" w:beforeAutospacing="1" w:after="100" w:afterAutospacing="1" w:line="495" w:lineRule="atLeast"/>
        <w:ind w:left="0" w:right="0" w:firstLine="400"/>
        <w:jc w:val="both"/>
        <w:rPr>
          <w:rFonts w:ascii="Lato" w:hAnsi="Lato"/>
          <w:color w:val="222222"/>
          <w:sz w:val="27"/>
          <w:szCs w:val="27"/>
        </w:rPr>
      </w:pPr>
    </w:p>
    <w:p w14:paraId="6B90E402"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Country Wise Daily Vaccination </w:t>
      </w:r>
    </w:p>
    <w:p w14:paraId="149555F1" w14:textId="77777777" w:rsidR="001A4A49" w:rsidRPr="001A4A49" w:rsidRDefault="001A4A49" w:rsidP="001A4A49"/>
    <w:p w14:paraId="6C6DAC4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fig = </w:t>
      </w:r>
      <w:proofErr w:type="spellStart"/>
      <w:proofErr w:type="gramStart"/>
      <w:r>
        <w:rPr>
          <w:rFonts w:ascii="Consolas" w:hAnsi="Consolas"/>
          <w:color w:val="212529"/>
          <w:sz w:val="24"/>
          <w:szCs w:val="24"/>
        </w:rPr>
        <w:t>px.line</w:t>
      </w:r>
      <w:proofErr w:type="spellEnd"/>
      <w:proofErr w:type="gramEnd"/>
      <w:r>
        <w:rPr>
          <w:rFonts w:ascii="Consolas" w:hAnsi="Consolas"/>
          <w:color w:val="212529"/>
          <w:sz w:val="24"/>
          <w:szCs w:val="24"/>
        </w:rPr>
        <w:t>(</w:t>
      </w:r>
      <w:proofErr w:type="spellStart"/>
      <w:r>
        <w:rPr>
          <w:rFonts w:ascii="Consolas" w:hAnsi="Consolas"/>
          <w:color w:val="212529"/>
          <w:sz w:val="24"/>
          <w:szCs w:val="24"/>
        </w:rPr>
        <w:t>df</w:t>
      </w:r>
      <w:proofErr w:type="spellEnd"/>
      <w:r>
        <w:rPr>
          <w:rFonts w:ascii="Consolas" w:hAnsi="Consolas"/>
          <w:color w:val="212529"/>
          <w:sz w:val="24"/>
          <w:szCs w:val="24"/>
        </w:rPr>
        <w:t>, x = 'date', y ='</w:t>
      </w:r>
      <w:proofErr w:type="spellStart"/>
      <w:r>
        <w:rPr>
          <w:rFonts w:ascii="Consolas" w:hAnsi="Consolas"/>
          <w:color w:val="212529"/>
          <w:sz w:val="24"/>
          <w:szCs w:val="24"/>
        </w:rPr>
        <w:t>daily_vaccinations</w:t>
      </w:r>
      <w:proofErr w:type="spellEnd"/>
      <w:r>
        <w:rPr>
          <w:rFonts w:ascii="Consolas" w:hAnsi="Consolas"/>
          <w:color w:val="212529"/>
          <w:sz w:val="24"/>
          <w:szCs w:val="24"/>
        </w:rPr>
        <w:t xml:space="preserve">', </w:t>
      </w:r>
      <w:proofErr w:type="spellStart"/>
      <w:r>
        <w:rPr>
          <w:rFonts w:ascii="Consolas" w:hAnsi="Consolas"/>
          <w:color w:val="212529"/>
          <w:sz w:val="24"/>
          <w:szCs w:val="24"/>
        </w:rPr>
        <w:t>color</w:t>
      </w:r>
      <w:proofErr w:type="spellEnd"/>
      <w:r>
        <w:rPr>
          <w:rFonts w:ascii="Consolas" w:hAnsi="Consolas"/>
          <w:color w:val="212529"/>
          <w:sz w:val="24"/>
          <w:szCs w:val="24"/>
        </w:rPr>
        <w:t xml:space="preserve"> = 'country')</w:t>
      </w:r>
    </w:p>
    <w:p w14:paraId="4677C25D"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fig.update</w:t>
      </w:r>
      <w:proofErr w:type="gramEnd"/>
      <w:r>
        <w:rPr>
          <w:rFonts w:ascii="Consolas" w:hAnsi="Consolas"/>
          <w:color w:val="212529"/>
          <w:sz w:val="24"/>
          <w:szCs w:val="24"/>
        </w:rPr>
        <w:t>_layout</w:t>
      </w:r>
      <w:proofErr w:type="spellEnd"/>
      <w:r>
        <w:rPr>
          <w:rFonts w:ascii="Consolas" w:hAnsi="Consolas"/>
          <w:color w:val="212529"/>
          <w:sz w:val="24"/>
          <w:szCs w:val="24"/>
        </w:rPr>
        <w:t>(</w:t>
      </w:r>
    </w:p>
    <w:p w14:paraId="7B68533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w:t>
      </w:r>
      <w:proofErr w:type="gramStart"/>
      <w:r>
        <w:rPr>
          <w:rFonts w:ascii="Consolas" w:hAnsi="Consolas"/>
          <w:color w:val="212529"/>
          <w:sz w:val="24"/>
          <w:szCs w:val="24"/>
        </w:rPr>
        <w:t>={</w:t>
      </w:r>
      <w:proofErr w:type="gramEnd"/>
    </w:p>
    <w:p w14:paraId="6C4D07E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'text</w:t>
      </w:r>
      <w:proofErr w:type="gramStart"/>
      <w:r>
        <w:rPr>
          <w:rFonts w:ascii="Consolas" w:hAnsi="Consolas"/>
          <w:color w:val="212529"/>
          <w:sz w:val="24"/>
          <w:szCs w:val="24"/>
        </w:rPr>
        <w:t>' :</w:t>
      </w:r>
      <w:proofErr w:type="gramEnd"/>
      <w:r>
        <w:rPr>
          <w:rFonts w:ascii="Consolas" w:hAnsi="Consolas"/>
          <w:color w:val="212529"/>
          <w:sz w:val="24"/>
          <w:szCs w:val="24"/>
        </w:rPr>
        <w:t xml:space="preserve"> "Daily vaccination trend",</w:t>
      </w:r>
    </w:p>
    <w:p w14:paraId="6234CEE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'y':0.95,</w:t>
      </w:r>
    </w:p>
    <w:p w14:paraId="1EF277B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'x':0.5</w:t>
      </w:r>
    </w:p>
    <w:p w14:paraId="56E794BA"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0D4176F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xaxis_title</w:t>
      </w:r>
      <w:proofErr w:type="spellEnd"/>
      <w:r>
        <w:rPr>
          <w:rFonts w:ascii="Consolas" w:hAnsi="Consolas"/>
          <w:color w:val="212529"/>
          <w:sz w:val="24"/>
          <w:szCs w:val="24"/>
        </w:rPr>
        <w:t>="Date",</w:t>
      </w:r>
    </w:p>
    <w:p w14:paraId="237DC1F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yaxis_title</w:t>
      </w:r>
      <w:proofErr w:type="spellEnd"/>
      <w:r>
        <w:rPr>
          <w:rFonts w:ascii="Consolas" w:hAnsi="Consolas"/>
          <w:color w:val="212529"/>
          <w:sz w:val="24"/>
          <w:szCs w:val="24"/>
        </w:rPr>
        <w:t>="Daily Vaccinations"</w:t>
      </w:r>
    </w:p>
    <w:p w14:paraId="2A85F6B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w:t>
      </w:r>
    </w:p>
    <w:p w14:paraId="7056C536"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fig.show</w:t>
      </w:r>
      <w:proofErr w:type="spellEnd"/>
      <w:proofErr w:type="gramEnd"/>
      <w:r>
        <w:rPr>
          <w:rFonts w:ascii="Consolas" w:hAnsi="Consolas"/>
          <w:color w:val="212529"/>
          <w:sz w:val="24"/>
          <w:szCs w:val="24"/>
        </w:rPr>
        <w:t>()</w:t>
      </w:r>
    </w:p>
    <w:p w14:paraId="4BD896B0" w14:textId="62A05898"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2E0DF39B" wp14:editId="6C7F16F3">
            <wp:extent cx="5731510" cy="3675380"/>
            <wp:effectExtent l="0" t="0" r="2540" b="1270"/>
            <wp:docPr id="1413516683" name="Picture 35" descr=" Covid Vaccination Progress | daily vaccination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Covid Vaccination Progress | daily vaccination tre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5380"/>
                    </a:xfrm>
                    <a:prstGeom prst="rect">
                      <a:avLst/>
                    </a:prstGeom>
                    <a:noFill/>
                    <a:ln>
                      <a:noFill/>
                    </a:ln>
                  </pic:spPr>
                </pic:pic>
              </a:graphicData>
            </a:graphic>
          </wp:inline>
        </w:drawing>
      </w:r>
    </w:p>
    <w:p w14:paraId="62853085" w14:textId="77777777" w:rsidR="001A4A49" w:rsidRDefault="001A4A49" w:rsidP="001A4A49">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u w:val="single"/>
        </w:rPr>
        <w:t>Plot Till Date Function</w:t>
      </w:r>
    </w:p>
    <w:p w14:paraId="579C0F6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def </w:t>
      </w:r>
      <w:proofErr w:type="spellStart"/>
      <w:r>
        <w:rPr>
          <w:rFonts w:ascii="Consolas" w:hAnsi="Consolas"/>
          <w:color w:val="212529"/>
          <w:sz w:val="24"/>
          <w:szCs w:val="24"/>
        </w:rPr>
        <w:t>plot_till_</w:t>
      </w:r>
      <w:proofErr w:type="gramStart"/>
      <w:r>
        <w:rPr>
          <w:rFonts w:ascii="Consolas" w:hAnsi="Consolas"/>
          <w:color w:val="212529"/>
          <w:sz w:val="24"/>
          <w:szCs w:val="24"/>
        </w:rPr>
        <w:t>date</w:t>
      </w:r>
      <w:proofErr w:type="spellEnd"/>
      <w:r>
        <w:rPr>
          <w:rFonts w:ascii="Consolas" w:hAnsi="Consolas"/>
          <w:color w:val="212529"/>
          <w:sz w:val="24"/>
          <w:szCs w:val="24"/>
        </w:rPr>
        <w:t>(</w:t>
      </w:r>
      <w:proofErr w:type="gramEnd"/>
      <w:r>
        <w:rPr>
          <w:rFonts w:ascii="Consolas" w:hAnsi="Consolas"/>
          <w:color w:val="212529"/>
          <w:sz w:val="24"/>
          <w:szCs w:val="24"/>
        </w:rPr>
        <w:t xml:space="preserve">value1, value2, title, color1, color2) : </w:t>
      </w:r>
    </w:p>
    <w:p w14:paraId="1908C24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so_far_dict</w:t>
      </w:r>
      <w:proofErr w:type="spellEnd"/>
      <w:r>
        <w:rPr>
          <w:rFonts w:ascii="Consolas" w:hAnsi="Consolas"/>
          <w:color w:val="212529"/>
          <w:sz w:val="24"/>
          <w:szCs w:val="24"/>
        </w:rPr>
        <w:t xml:space="preserve"> = {}</w:t>
      </w:r>
    </w:p>
    <w:p w14:paraId="00121D6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for dates in </w:t>
      </w:r>
      <w:proofErr w:type="spellStart"/>
      <w:proofErr w:type="gramStart"/>
      <w:r>
        <w:rPr>
          <w:rFonts w:ascii="Consolas" w:hAnsi="Consolas"/>
          <w:color w:val="212529"/>
          <w:sz w:val="24"/>
          <w:szCs w:val="24"/>
        </w:rPr>
        <w:t>df.date</w:t>
      </w:r>
      <w:proofErr w:type="gramEnd"/>
      <w:r>
        <w:rPr>
          <w:rFonts w:ascii="Consolas" w:hAnsi="Consolas"/>
          <w:color w:val="212529"/>
          <w:sz w:val="24"/>
          <w:szCs w:val="24"/>
        </w:rPr>
        <w:t>.unique</w:t>
      </w:r>
      <w:proofErr w:type="spellEnd"/>
      <w:r>
        <w:rPr>
          <w:rFonts w:ascii="Consolas" w:hAnsi="Consolas"/>
          <w:color w:val="212529"/>
          <w:sz w:val="24"/>
          <w:szCs w:val="24"/>
        </w:rPr>
        <w:t xml:space="preserve">() : </w:t>
      </w:r>
    </w:p>
    <w:p w14:paraId="51FE925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so_far_dict</w:t>
      </w:r>
      <w:proofErr w:type="spellEnd"/>
      <w:r>
        <w:rPr>
          <w:rFonts w:ascii="Consolas" w:hAnsi="Consolas"/>
          <w:color w:val="212529"/>
          <w:sz w:val="24"/>
          <w:szCs w:val="24"/>
        </w:rPr>
        <w:t>[dates], value1_count, value2_count = [], 0, 0</w:t>
      </w:r>
    </w:p>
    <w:p w14:paraId="2E410DF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for </w:t>
      </w:r>
      <w:proofErr w:type="spellStart"/>
      <w:r>
        <w:rPr>
          <w:rFonts w:ascii="Consolas" w:hAnsi="Consolas"/>
          <w:color w:val="212529"/>
          <w:sz w:val="24"/>
          <w:szCs w:val="24"/>
        </w:rPr>
        <w:t>i</w:t>
      </w:r>
      <w:proofErr w:type="spellEnd"/>
      <w:r>
        <w:rPr>
          <w:rFonts w:ascii="Consolas" w:hAnsi="Consolas"/>
          <w:color w:val="212529"/>
          <w:sz w:val="24"/>
          <w:szCs w:val="24"/>
        </w:rPr>
        <w:t xml:space="preserve"> in range(</w:t>
      </w:r>
      <w:proofErr w:type="spellStart"/>
      <w:r>
        <w:rPr>
          <w:rFonts w:ascii="Consolas" w:hAnsi="Consolas"/>
          <w:color w:val="212529"/>
          <w:sz w:val="24"/>
          <w:szCs w:val="24"/>
        </w:rPr>
        <w:t>len</w:t>
      </w:r>
      <w:proofErr w:type="spellEnd"/>
      <w:r>
        <w:rPr>
          <w:rFonts w:ascii="Consolas" w:hAnsi="Consolas"/>
          <w:color w:val="212529"/>
          <w:sz w:val="24"/>
          <w:szCs w:val="24"/>
        </w:rPr>
        <w:t>(</w:t>
      </w:r>
      <w:proofErr w:type="spellStart"/>
      <w:r>
        <w:rPr>
          <w:rFonts w:ascii="Consolas" w:hAnsi="Consolas"/>
          <w:color w:val="212529"/>
          <w:sz w:val="24"/>
          <w:szCs w:val="24"/>
        </w:rPr>
        <w:t>df</w:t>
      </w:r>
      <w:proofErr w:type="spellEnd"/>
      <w:r>
        <w:rPr>
          <w:rFonts w:ascii="Consolas" w:hAnsi="Consolas"/>
          <w:color w:val="212529"/>
          <w:sz w:val="24"/>
          <w:szCs w:val="24"/>
        </w:rPr>
        <w:t>)</w:t>
      </w:r>
      <w:proofErr w:type="gramStart"/>
      <w:r>
        <w:rPr>
          <w:rFonts w:ascii="Consolas" w:hAnsi="Consolas"/>
          <w:color w:val="212529"/>
          <w:sz w:val="24"/>
          <w:szCs w:val="24"/>
        </w:rPr>
        <w:t>) :</w:t>
      </w:r>
      <w:proofErr w:type="gramEnd"/>
      <w:r>
        <w:rPr>
          <w:rFonts w:ascii="Consolas" w:hAnsi="Consolas"/>
          <w:color w:val="212529"/>
          <w:sz w:val="24"/>
          <w:szCs w:val="24"/>
        </w:rPr>
        <w:t xml:space="preserve"> </w:t>
      </w:r>
    </w:p>
    <w:p w14:paraId="10C1959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if </w:t>
      </w:r>
      <w:proofErr w:type="spellStart"/>
      <w:proofErr w:type="gramStart"/>
      <w:r>
        <w:rPr>
          <w:rFonts w:ascii="Consolas" w:hAnsi="Consolas"/>
          <w:color w:val="212529"/>
          <w:sz w:val="24"/>
          <w:szCs w:val="24"/>
        </w:rPr>
        <w:t>df.date</w:t>
      </w:r>
      <w:proofErr w:type="spellEnd"/>
      <w:proofErr w:type="gramEnd"/>
      <w:r>
        <w:rPr>
          <w:rFonts w:ascii="Consolas" w:hAnsi="Consolas"/>
          <w:color w:val="212529"/>
          <w:sz w:val="24"/>
          <w:szCs w:val="24"/>
        </w:rPr>
        <w:t>[</w:t>
      </w:r>
      <w:proofErr w:type="spellStart"/>
      <w:r>
        <w:rPr>
          <w:rFonts w:ascii="Consolas" w:hAnsi="Consolas"/>
          <w:color w:val="212529"/>
          <w:sz w:val="24"/>
          <w:szCs w:val="24"/>
        </w:rPr>
        <w:t>i</w:t>
      </w:r>
      <w:proofErr w:type="spellEnd"/>
      <w:r>
        <w:rPr>
          <w:rFonts w:ascii="Consolas" w:hAnsi="Consolas"/>
          <w:color w:val="212529"/>
          <w:sz w:val="24"/>
          <w:szCs w:val="24"/>
        </w:rPr>
        <w:t xml:space="preserve">] == dates : </w:t>
      </w:r>
    </w:p>
    <w:p w14:paraId="6D94D26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value1_count += </w:t>
      </w:r>
      <w:proofErr w:type="spellStart"/>
      <w:r>
        <w:rPr>
          <w:rFonts w:ascii="Consolas" w:hAnsi="Consolas"/>
          <w:color w:val="212529"/>
          <w:sz w:val="24"/>
          <w:szCs w:val="24"/>
        </w:rPr>
        <w:t>df</w:t>
      </w:r>
      <w:proofErr w:type="spellEnd"/>
      <w:r>
        <w:rPr>
          <w:rFonts w:ascii="Consolas" w:hAnsi="Consolas"/>
          <w:color w:val="212529"/>
          <w:sz w:val="24"/>
          <w:szCs w:val="24"/>
        </w:rPr>
        <w:t>[value</w:t>
      </w:r>
      <w:proofErr w:type="gramStart"/>
      <w:r>
        <w:rPr>
          <w:rFonts w:ascii="Consolas" w:hAnsi="Consolas"/>
          <w:color w:val="212529"/>
          <w:sz w:val="24"/>
          <w:szCs w:val="24"/>
        </w:rPr>
        <w:t>1][</w:t>
      </w:r>
      <w:proofErr w:type="spellStart"/>
      <w:proofErr w:type="gramEnd"/>
      <w:r>
        <w:rPr>
          <w:rFonts w:ascii="Consolas" w:hAnsi="Consolas"/>
          <w:color w:val="212529"/>
          <w:sz w:val="24"/>
          <w:szCs w:val="24"/>
        </w:rPr>
        <w:t>i</w:t>
      </w:r>
      <w:proofErr w:type="spellEnd"/>
      <w:r>
        <w:rPr>
          <w:rFonts w:ascii="Consolas" w:hAnsi="Consolas"/>
          <w:color w:val="212529"/>
          <w:sz w:val="24"/>
          <w:szCs w:val="24"/>
        </w:rPr>
        <w:t>]</w:t>
      </w:r>
    </w:p>
    <w:p w14:paraId="01582EEF"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value2_count += </w:t>
      </w:r>
      <w:proofErr w:type="spellStart"/>
      <w:r>
        <w:rPr>
          <w:rFonts w:ascii="Consolas" w:hAnsi="Consolas"/>
          <w:color w:val="212529"/>
          <w:sz w:val="24"/>
          <w:szCs w:val="24"/>
        </w:rPr>
        <w:t>df</w:t>
      </w:r>
      <w:proofErr w:type="spellEnd"/>
      <w:r>
        <w:rPr>
          <w:rFonts w:ascii="Consolas" w:hAnsi="Consolas"/>
          <w:color w:val="212529"/>
          <w:sz w:val="24"/>
          <w:szCs w:val="24"/>
        </w:rPr>
        <w:t>[value</w:t>
      </w:r>
      <w:proofErr w:type="gramStart"/>
      <w:r>
        <w:rPr>
          <w:rFonts w:ascii="Consolas" w:hAnsi="Consolas"/>
          <w:color w:val="212529"/>
          <w:sz w:val="24"/>
          <w:szCs w:val="24"/>
        </w:rPr>
        <w:t>2][</w:t>
      </w:r>
      <w:proofErr w:type="spellStart"/>
      <w:proofErr w:type="gramEnd"/>
      <w:r>
        <w:rPr>
          <w:rFonts w:ascii="Consolas" w:hAnsi="Consolas"/>
          <w:color w:val="212529"/>
          <w:sz w:val="24"/>
          <w:szCs w:val="24"/>
        </w:rPr>
        <w:t>i</w:t>
      </w:r>
      <w:proofErr w:type="spellEnd"/>
      <w:r>
        <w:rPr>
          <w:rFonts w:ascii="Consolas" w:hAnsi="Consolas"/>
          <w:color w:val="212529"/>
          <w:sz w:val="24"/>
          <w:szCs w:val="24"/>
        </w:rPr>
        <w:t>]</w:t>
      </w:r>
    </w:p>
    <w:p w14:paraId="270A0A1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so_far_dict</w:t>
      </w:r>
      <w:proofErr w:type="spellEnd"/>
      <w:r>
        <w:rPr>
          <w:rFonts w:ascii="Consolas" w:hAnsi="Consolas"/>
          <w:color w:val="212529"/>
          <w:sz w:val="24"/>
          <w:szCs w:val="24"/>
        </w:rPr>
        <w:t>[dates</w:t>
      </w:r>
      <w:proofErr w:type="gramStart"/>
      <w:r>
        <w:rPr>
          <w:rFonts w:ascii="Consolas" w:hAnsi="Consolas"/>
          <w:color w:val="212529"/>
          <w:sz w:val="24"/>
          <w:szCs w:val="24"/>
        </w:rPr>
        <w:t>].append</w:t>
      </w:r>
      <w:proofErr w:type="gramEnd"/>
      <w:r>
        <w:rPr>
          <w:rFonts w:ascii="Consolas" w:hAnsi="Consolas"/>
          <w:color w:val="212529"/>
          <w:sz w:val="24"/>
          <w:szCs w:val="24"/>
        </w:rPr>
        <w:t xml:space="preserve">(value1_count) </w:t>
      </w:r>
    </w:p>
    <w:p w14:paraId="473237E3"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so_far_dict</w:t>
      </w:r>
      <w:proofErr w:type="spellEnd"/>
      <w:r>
        <w:rPr>
          <w:rFonts w:ascii="Consolas" w:hAnsi="Consolas"/>
          <w:color w:val="212529"/>
          <w:sz w:val="24"/>
          <w:szCs w:val="24"/>
        </w:rPr>
        <w:t>[dates</w:t>
      </w:r>
      <w:proofErr w:type="gramStart"/>
      <w:r>
        <w:rPr>
          <w:rFonts w:ascii="Consolas" w:hAnsi="Consolas"/>
          <w:color w:val="212529"/>
          <w:sz w:val="24"/>
          <w:szCs w:val="24"/>
        </w:rPr>
        <w:t>].append</w:t>
      </w:r>
      <w:proofErr w:type="gramEnd"/>
      <w:r>
        <w:rPr>
          <w:rFonts w:ascii="Consolas" w:hAnsi="Consolas"/>
          <w:color w:val="212529"/>
          <w:sz w:val="24"/>
          <w:szCs w:val="24"/>
        </w:rPr>
        <w:t>(value2_count)</w:t>
      </w:r>
    </w:p>
    <w:p w14:paraId="6C96D6A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so_far_df</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pd.DataFrame.from</w:t>
      </w:r>
      <w:proofErr w:type="gramEnd"/>
      <w:r>
        <w:rPr>
          <w:rFonts w:ascii="Consolas" w:hAnsi="Consolas"/>
          <w:color w:val="212529"/>
          <w:sz w:val="24"/>
          <w:szCs w:val="24"/>
        </w:rPr>
        <w:t>_dict</w:t>
      </w:r>
      <w:proofErr w:type="spellEnd"/>
      <w:r>
        <w:rPr>
          <w:rFonts w:ascii="Consolas" w:hAnsi="Consolas"/>
          <w:color w:val="212529"/>
          <w:sz w:val="24"/>
          <w:szCs w:val="24"/>
        </w:rPr>
        <w:t>(</w:t>
      </w:r>
      <w:proofErr w:type="spellStart"/>
      <w:r>
        <w:rPr>
          <w:rFonts w:ascii="Consolas" w:hAnsi="Consolas"/>
          <w:color w:val="212529"/>
          <w:sz w:val="24"/>
          <w:szCs w:val="24"/>
        </w:rPr>
        <w:t>so_far_dict</w:t>
      </w:r>
      <w:proofErr w:type="spellEnd"/>
      <w:r>
        <w:rPr>
          <w:rFonts w:ascii="Consolas" w:hAnsi="Consolas"/>
          <w:color w:val="212529"/>
          <w:sz w:val="24"/>
          <w:szCs w:val="24"/>
        </w:rPr>
        <w:t>, orient = 'index', columns=[value1, value2])</w:t>
      </w:r>
    </w:p>
    <w:p w14:paraId="71B54B8F"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w:t>
      </w:r>
      <w:proofErr w:type="gramStart"/>
      <w:r>
        <w:rPr>
          <w:rFonts w:ascii="Consolas" w:hAnsi="Consolas"/>
          <w:color w:val="212529"/>
          <w:sz w:val="24"/>
          <w:szCs w:val="24"/>
        </w:rPr>
        <w:t>df.reset</w:t>
      </w:r>
      <w:proofErr w:type="gramEnd"/>
      <w:r>
        <w:rPr>
          <w:rFonts w:ascii="Consolas" w:hAnsi="Consolas"/>
          <w:color w:val="212529"/>
          <w:sz w:val="24"/>
          <w:szCs w:val="24"/>
        </w:rPr>
        <w:t>_index</w:t>
      </w:r>
      <w:proofErr w:type="spellEnd"/>
      <w:r>
        <w:rPr>
          <w:rFonts w:ascii="Consolas" w:hAnsi="Consolas"/>
          <w:color w:val="212529"/>
          <w:sz w:val="24"/>
          <w:szCs w:val="24"/>
        </w:rPr>
        <w:t>(</w:t>
      </w:r>
      <w:proofErr w:type="spellStart"/>
      <w:r>
        <w:rPr>
          <w:rFonts w:ascii="Consolas" w:hAnsi="Consolas"/>
          <w:color w:val="212529"/>
          <w:sz w:val="24"/>
          <w:szCs w:val="24"/>
        </w:rPr>
        <w:t>inplace</w:t>
      </w:r>
      <w:proofErr w:type="spellEnd"/>
      <w:r>
        <w:rPr>
          <w:rFonts w:ascii="Consolas" w:hAnsi="Consolas"/>
          <w:color w:val="212529"/>
          <w:sz w:val="24"/>
          <w:szCs w:val="24"/>
        </w:rPr>
        <w:t xml:space="preserve"> = True)</w:t>
      </w:r>
    </w:p>
    <w:p w14:paraId="25F6160F"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so_far_</w:t>
      </w:r>
      <w:proofErr w:type="gramStart"/>
      <w:r>
        <w:rPr>
          <w:rFonts w:ascii="Consolas" w:hAnsi="Consolas"/>
          <w:color w:val="212529"/>
          <w:sz w:val="24"/>
          <w:szCs w:val="24"/>
        </w:rPr>
        <w:t>df.sort</w:t>
      </w:r>
      <w:proofErr w:type="gramEnd"/>
      <w:r>
        <w:rPr>
          <w:rFonts w:ascii="Consolas" w:hAnsi="Consolas"/>
          <w:color w:val="212529"/>
          <w:sz w:val="24"/>
          <w:szCs w:val="24"/>
        </w:rPr>
        <w:t>_values</w:t>
      </w:r>
      <w:proofErr w:type="spellEnd"/>
      <w:r>
        <w:rPr>
          <w:rFonts w:ascii="Consolas" w:hAnsi="Consolas"/>
          <w:color w:val="212529"/>
          <w:sz w:val="24"/>
          <w:szCs w:val="24"/>
        </w:rPr>
        <w:t xml:space="preserve">(by='index', </w:t>
      </w:r>
      <w:proofErr w:type="spellStart"/>
      <w:r>
        <w:rPr>
          <w:rFonts w:ascii="Consolas" w:hAnsi="Consolas"/>
          <w:color w:val="212529"/>
          <w:sz w:val="24"/>
          <w:szCs w:val="24"/>
        </w:rPr>
        <w:t>inplace</w:t>
      </w:r>
      <w:proofErr w:type="spellEnd"/>
      <w:r>
        <w:rPr>
          <w:rFonts w:ascii="Consolas" w:hAnsi="Consolas"/>
          <w:color w:val="212529"/>
          <w:sz w:val="24"/>
          <w:szCs w:val="24"/>
        </w:rPr>
        <w:t xml:space="preserve"> = True)</w:t>
      </w:r>
    </w:p>
    <w:p w14:paraId="6CB8F38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plot = </w:t>
      </w:r>
      <w:proofErr w:type="spellStart"/>
      <w:proofErr w:type="gramStart"/>
      <w:r>
        <w:rPr>
          <w:rFonts w:ascii="Consolas" w:hAnsi="Consolas"/>
          <w:color w:val="212529"/>
          <w:sz w:val="24"/>
          <w:szCs w:val="24"/>
        </w:rPr>
        <w:t>go.Figure</w:t>
      </w:r>
      <w:proofErr w:type="spellEnd"/>
      <w:proofErr w:type="gramEnd"/>
      <w:r>
        <w:rPr>
          <w:rFonts w:ascii="Consolas" w:hAnsi="Consolas"/>
          <w:color w:val="212529"/>
          <w:sz w:val="24"/>
          <w:szCs w:val="24"/>
        </w:rPr>
        <w:t>(data=[</w:t>
      </w:r>
      <w:proofErr w:type="spellStart"/>
      <w:r>
        <w:rPr>
          <w:rFonts w:ascii="Consolas" w:hAnsi="Consolas"/>
          <w:color w:val="212529"/>
          <w:sz w:val="24"/>
          <w:szCs w:val="24"/>
        </w:rPr>
        <w:t>go.Scatter</w:t>
      </w:r>
      <w:proofErr w:type="spellEnd"/>
      <w:r>
        <w:rPr>
          <w:rFonts w:ascii="Consolas" w:hAnsi="Consolas"/>
          <w:color w:val="212529"/>
          <w:sz w:val="24"/>
          <w:szCs w:val="24"/>
        </w:rPr>
        <w:t xml:space="preserve">( </w:t>
      </w:r>
    </w:p>
    <w:p w14:paraId="0E64213F"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 = </w:t>
      </w:r>
      <w:proofErr w:type="spellStart"/>
      <w:r>
        <w:rPr>
          <w:rFonts w:ascii="Consolas" w:hAnsi="Consolas"/>
          <w:color w:val="212529"/>
          <w:sz w:val="24"/>
          <w:szCs w:val="24"/>
        </w:rPr>
        <w:t>so_far_df</w:t>
      </w:r>
      <w:proofErr w:type="spellEnd"/>
      <w:r>
        <w:rPr>
          <w:rFonts w:ascii="Consolas" w:hAnsi="Consolas"/>
          <w:color w:val="212529"/>
          <w:sz w:val="24"/>
          <w:szCs w:val="24"/>
        </w:rPr>
        <w:t xml:space="preserve">['index'], </w:t>
      </w:r>
    </w:p>
    <w:p w14:paraId="325C2A3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 = </w:t>
      </w:r>
      <w:proofErr w:type="spellStart"/>
      <w:r>
        <w:rPr>
          <w:rFonts w:ascii="Consolas" w:hAnsi="Consolas"/>
          <w:color w:val="212529"/>
          <w:sz w:val="24"/>
          <w:szCs w:val="24"/>
        </w:rPr>
        <w:t>so_far_df</w:t>
      </w:r>
      <w:proofErr w:type="spellEnd"/>
      <w:r>
        <w:rPr>
          <w:rFonts w:ascii="Consolas" w:hAnsi="Consolas"/>
          <w:color w:val="212529"/>
          <w:sz w:val="24"/>
          <w:szCs w:val="24"/>
        </w:rPr>
        <w:t xml:space="preserve">[value1], </w:t>
      </w:r>
    </w:p>
    <w:p w14:paraId="14CBEF33"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stackgroup</w:t>
      </w:r>
      <w:proofErr w:type="spellEnd"/>
      <w:r>
        <w:rPr>
          <w:rFonts w:ascii="Consolas" w:hAnsi="Consolas"/>
          <w:color w:val="212529"/>
          <w:sz w:val="24"/>
          <w:szCs w:val="24"/>
        </w:rPr>
        <w:t xml:space="preserve">='one', </w:t>
      </w:r>
    </w:p>
    <w:p w14:paraId="6EA436F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name = value1, </w:t>
      </w:r>
    </w:p>
    <w:p w14:paraId="2CDE825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marker_color</w:t>
      </w:r>
      <w:proofErr w:type="spellEnd"/>
      <w:r>
        <w:rPr>
          <w:rFonts w:ascii="Consolas" w:hAnsi="Consolas"/>
          <w:color w:val="212529"/>
          <w:sz w:val="24"/>
          <w:szCs w:val="24"/>
        </w:rPr>
        <w:t xml:space="preserve">= color1), </w:t>
      </w:r>
    </w:p>
    <w:p w14:paraId="6F3B3C5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proofErr w:type="gramStart"/>
      <w:r>
        <w:rPr>
          <w:rFonts w:ascii="Consolas" w:hAnsi="Consolas"/>
          <w:color w:val="212529"/>
          <w:sz w:val="24"/>
          <w:szCs w:val="24"/>
        </w:rPr>
        <w:t>go.Scatter</w:t>
      </w:r>
      <w:proofErr w:type="spellEnd"/>
      <w:proofErr w:type="gramEnd"/>
      <w:r>
        <w:rPr>
          <w:rFonts w:ascii="Consolas" w:hAnsi="Consolas"/>
          <w:color w:val="212529"/>
          <w:sz w:val="24"/>
          <w:szCs w:val="24"/>
        </w:rPr>
        <w:t xml:space="preserve">( </w:t>
      </w:r>
    </w:p>
    <w:p w14:paraId="4E85BAC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 = </w:t>
      </w:r>
      <w:proofErr w:type="spellStart"/>
      <w:r>
        <w:rPr>
          <w:rFonts w:ascii="Consolas" w:hAnsi="Consolas"/>
          <w:color w:val="212529"/>
          <w:sz w:val="24"/>
          <w:szCs w:val="24"/>
        </w:rPr>
        <w:t>so_far_df</w:t>
      </w:r>
      <w:proofErr w:type="spellEnd"/>
      <w:r>
        <w:rPr>
          <w:rFonts w:ascii="Consolas" w:hAnsi="Consolas"/>
          <w:color w:val="212529"/>
          <w:sz w:val="24"/>
          <w:szCs w:val="24"/>
        </w:rPr>
        <w:t xml:space="preserve">['index'], </w:t>
      </w:r>
    </w:p>
    <w:p w14:paraId="7B5C407B"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 = </w:t>
      </w:r>
      <w:proofErr w:type="spellStart"/>
      <w:r>
        <w:rPr>
          <w:rFonts w:ascii="Consolas" w:hAnsi="Consolas"/>
          <w:color w:val="212529"/>
          <w:sz w:val="24"/>
          <w:szCs w:val="24"/>
        </w:rPr>
        <w:t>so_far_df</w:t>
      </w:r>
      <w:proofErr w:type="spellEnd"/>
      <w:r>
        <w:rPr>
          <w:rFonts w:ascii="Consolas" w:hAnsi="Consolas"/>
          <w:color w:val="212529"/>
          <w:sz w:val="24"/>
          <w:szCs w:val="24"/>
        </w:rPr>
        <w:t xml:space="preserve">[value2], </w:t>
      </w:r>
    </w:p>
    <w:p w14:paraId="1D22B21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stackgroup</w:t>
      </w:r>
      <w:proofErr w:type="spellEnd"/>
      <w:r>
        <w:rPr>
          <w:rFonts w:ascii="Consolas" w:hAnsi="Consolas"/>
          <w:color w:val="212529"/>
          <w:sz w:val="24"/>
          <w:szCs w:val="24"/>
        </w:rPr>
        <w:t>='one',</w:t>
      </w:r>
    </w:p>
    <w:p w14:paraId="5717A6B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name = value2, </w:t>
      </w:r>
    </w:p>
    <w:p w14:paraId="4163FD2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marker_color</w:t>
      </w:r>
      <w:proofErr w:type="spellEnd"/>
      <w:r>
        <w:rPr>
          <w:rFonts w:ascii="Consolas" w:hAnsi="Consolas"/>
          <w:color w:val="212529"/>
          <w:sz w:val="24"/>
          <w:szCs w:val="24"/>
        </w:rPr>
        <w:t xml:space="preserve">= color2) </w:t>
      </w:r>
    </w:p>
    <w:p w14:paraId="33F34A8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lastRenderedPageBreak/>
        <w:t xml:space="preserve">        ]) </w:t>
      </w:r>
    </w:p>
    <w:p w14:paraId="177F384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proofErr w:type="gramStart"/>
      <w:r>
        <w:rPr>
          <w:rFonts w:ascii="Consolas" w:hAnsi="Consolas"/>
          <w:color w:val="212529"/>
          <w:sz w:val="24"/>
          <w:szCs w:val="24"/>
        </w:rPr>
        <w:t>plot.update</w:t>
      </w:r>
      <w:proofErr w:type="gramEnd"/>
      <w:r>
        <w:rPr>
          <w:rFonts w:ascii="Consolas" w:hAnsi="Consolas"/>
          <w:color w:val="212529"/>
          <w:sz w:val="24"/>
          <w:szCs w:val="24"/>
        </w:rPr>
        <w:t>_layout</w:t>
      </w:r>
      <w:proofErr w:type="spellEnd"/>
      <w:r>
        <w:rPr>
          <w:rFonts w:ascii="Consolas" w:hAnsi="Consolas"/>
          <w:color w:val="212529"/>
          <w:sz w:val="24"/>
          <w:szCs w:val="24"/>
        </w:rPr>
        <w:t>(</w:t>
      </w:r>
    </w:p>
    <w:p w14:paraId="069F7CE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w:t>
      </w:r>
      <w:proofErr w:type="gramStart"/>
      <w:r>
        <w:rPr>
          <w:rFonts w:ascii="Consolas" w:hAnsi="Consolas"/>
          <w:color w:val="212529"/>
          <w:sz w:val="24"/>
          <w:szCs w:val="24"/>
        </w:rPr>
        <w:t>={</w:t>
      </w:r>
      <w:proofErr w:type="gramEnd"/>
    </w:p>
    <w:p w14:paraId="2F8658DF"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'text</w:t>
      </w:r>
      <w:proofErr w:type="gramStart"/>
      <w:r>
        <w:rPr>
          <w:rFonts w:ascii="Consolas" w:hAnsi="Consolas"/>
          <w:color w:val="212529"/>
          <w:sz w:val="24"/>
          <w:szCs w:val="24"/>
        </w:rPr>
        <w:t>' :</w:t>
      </w:r>
      <w:proofErr w:type="gramEnd"/>
      <w:r>
        <w:rPr>
          <w:rFonts w:ascii="Consolas" w:hAnsi="Consolas"/>
          <w:color w:val="212529"/>
          <w:sz w:val="24"/>
          <w:szCs w:val="24"/>
        </w:rPr>
        <w:t xml:space="preserve"> title,</w:t>
      </w:r>
    </w:p>
    <w:p w14:paraId="500C1F0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'y':0.95,</w:t>
      </w:r>
    </w:p>
    <w:p w14:paraId="7C0F3C5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'x':0.5</w:t>
      </w:r>
    </w:p>
    <w:p w14:paraId="6F8AA58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34FE0B3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xaxis_title</w:t>
      </w:r>
      <w:proofErr w:type="spellEnd"/>
      <w:r>
        <w:rPr>
          <w:rFonts w:ascii="Consolas" w:hAnsi="Consolas"/>
          <w:color w:val="212529"/>
          <w:sz w:val="24"/>
          <w:szCs w:val="24"/>
        </w:rPr>
        <w:t>="Date"</w:t>
      </w:r>
    </w:p>
    <w:p w14:paraId="1101BDC3"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0AD9A7D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return </w:t>
      </w:r>
      <w:proofErr w:type="spellStart"/>
      <w:proofErr w:type="gramStart"/>
      <w:r>
        <w:rPr>
          <w:rFonts w:ascii="Consolas" w:hAnsi="Consolas"/>
          <w:color w:val="212529"/>
          <w:sz w:val="24"/>
          <w:szCs w:val="24"/>
        </w:rPr>
        <w:t>plot.show</w:t>
      </w:r>
      <w:proofErr w:type="spellEnd"/>
      <w:proofErr w:type="gramEnd"/>
      <w:r>
        <w:rPr>
          <w:rFonts w:ascii="Consolas" w:hAnsi="Consolas"/>
          <w:color w:val="212529"/>
          <w:sz w:val="24"/>
          <w:szCs w:val="24"/>
        </w:rPr>
        <w:t>()</w:t>
      </w:r>
    </w:p>
    <w:p w14:paraId="5B081627"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 xml:space="preserve">People vaccinated vs people fully vaccinated in the </w:t>
      </w:r>
      <w:proofErr w:type="gramStart"/>
      <w:r>
        <w:rPr>
          <w:rFonts w:ascii="Lato" w:hAnsi="Lato"/>
          <w:color w:val="222222"/>
          <w:sz w:val="36"/>
          <w:szCs w:val="36"/>
          <w:u w:val="single"/>
        </w:rPr>
        <w:t>world :</w:t>
      </w:r>
      <w:proofErr w:type="gramEnd"/>
      <w:r>
        <w:rPr>
          <w:rFonts w:ascii="Lato" w:hAnsi="Lato"/>
          <w:color w:val="222222"/>
          <w:sz w:val="36"/>
          <w:szCs w:val="36"/>
          <w:u w:val="single"/>
        </w:rPr>
        <w:t> </w:t>
      </w:r>
    </w:p>
    <w:p w14:paraId="0ECADF7B" w14:textId="77777777" w:rsidR="001A4A49" w:rsidRPr="001A4A49" w:rsidRDefault="001A4A49" w:rsidP="001A4A49"/>
    <w:p w14:paraId="1578D045"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plot_till_</w:t>
      </w:r>
      <w:proofErr w:type="gramStart"/>
      <w:r>
        <w:rPr>
          <w:rFonts w:ascii="Consolas" w:hAnsi="Consolas"/>
          <w:color w:val="212529"/>
          <w:sz w:val="24"/>
          <w:szCs w:val="24"/>
        </w:rPr>
        <w:t>date</w:t>
      </w:r>
      <w:proofErr w:type="spellEnd"/>
      <w:r>
        <w:rPr>
          <w:rFonts w:ascii="Consolas" w:hAnsi="Consolas"/>
          <w:color w:val="212529"/>
          <w:sz w:val="24"/>
          <w:szCs w:val="24"/>
        </w:rPr>
        <w:t>(</w:t>
      </w:r>
      <w:proofErr w:type="gramEnd"/>
      <w:r>
        <w:rPr>
          <w:rFonts w:ascii="Consolas" w:hAnsi="Consolas"/>
          <w:color w:val="212529"/>
          <w:sz w:val="24"/>
          <w:szCs w:val="24"/>
        </w:rPr>
        <w:t>'</w:t>
      </w:r>
      <w:proofErr w:type="spellStart"/>
      <w:r>
        <w:rPr>
          <w:rFonts w:ascii="Consolas" w:hAnsi="Consolas"/>
          <w:color w:val="212529"/>
          <w:sz w:val="24"/>
          <w:szCs w:val="24"/>
        </w:rPr>
        <w:t>people_fully_vaccinated</w:t>
      </w:r>
      <w:proofErr w:type="spellEnd"/>
      <w:r>
        <w:rPr>
          <w:rFonts w:ascii="Consolas" w:hAnsi="Consolas"/>
          <w:color w:val="212529"/>
          <w:sz w:val="24"/>
          <w:szCs w:val="24"/>
        </w:rPr>
        <w:t>', '</w:t>
      </w:r>
      <w:proofErr w:type="spellStart"/>
      <w:r>
        <w:rPr>
          <w:rFonts w:ascii="Consolas" w:hAnsi="Consolas"/>
          <w:color w:val="212529"/>
          <w:sz w:val="24"/>
          <w:szCs w:val="24"/>
        </w:rPr>
        <w:t>people_vaccinated','People</w:t>
      </w:r>
      <w:proofErr w:type="spellEnd"/>
      <w:r>
        <w:rPr>
          <w:rFonts w:ascii="Consolas" w:hAnsi="Consolas"/>
          <w:color w:val="212529"/>
          <w:sz w:val="24"/>
          <w:szCs w:val="24"/>
        </w:rPr>
        <w:t xml:space="preserve"> vaccinated vs Fully vaccinated till date', '#c4eb28', '#35eb28')</w:t>
      </w:r>
    </w:p>
    <w:p w14:paraId="56DA98F8" w14:textId="017B9213"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68475EBE" wp14:editId="37C7A7C2">
            <wp:extent cx="5731510" cy="3896995"/>
            <wp:effectExtent l="0" t="0" r="2540" b="8255"/>
            <wp:docPr id="188148182" name="Picture 34" descr="people vaccinated vs fully vaccin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eople vaccinated vs fully vaccin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96995"/>
                    </a:xfrm>
                    <a:prstGeom prst="rect">
                      <a:avLst/>
                    </a:prstGeom>
                    <a:noFill/>
                    <a:ln>
                      <a:noFill/>
                    </a:ln>
                  </pic:spPr>
                </pic:pic>
              </a:graphicData>
            </a:graphic>
          </wp:inline>
        </w:drawing>
      </w:r>
    </w:p>
    <w:p w14:paraId="10A8BC6F"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The People vaccinated vs people fully vaccinated per hundred in the world </w:t>
      </w:r>
    </w:p>
    <w:p w14:paraId="592989C4" w14:textId="77777777" w:rsidR="001A4A49" w:rsidRPr="001A4A49" w:rsidRDefault="001A4A49" w:rsidP="001A4A49"/>
    <w:p w14:paraId="3A460C51"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plot_till_</w:t>
      </w:r>
      <w:proofErr w:type="gramStart"/>
      <w:r>
        <w:rPr>
          <w:rFonts w:ascii="Consolas" w:hAnsi="Consolas"/>
          <w:color w:val="212529"/>
          <w:sz w:val="24"/>
          <w:szCs w:val="24"/>
        </w:rPr>
        <w:t>date</w:t>
      </w:r>
      <w:proofErr w:type="spellEnd"/>
      <w:r>
        <w:rPr>
          <w:rFonts w:ascii="Consolas" w:hAnsi="Consolas"/>
          <w:color w:val="212529"/>
          <w:sz w:val="24"/>
          <w:szCs w:val="24"/>
        </w:rPr>
        <w:t>(</w:t>
      </w:r>
      <w:proofErr w:type="gramEnd"/>
      <w:r>
        <w:rPr>
          <w:rFonts w:ascii="Consolas" w:hAnsi="Consolas"/>
          <w:color w:val="212529"/>
          <w:sz w:val="24"/>
          <w:szCs w:val="24"/>
        </w:rPr>
        <w:t>'</w:t>
      </w:r>
      <w:proofErr w:type="spellStart"/>
      <w:r>
        <w:rPr>
          <w:rFonts w:ascii="Consolas" w:hAnsi="Consolas"/>
          <w:color w:val="212529"/>
          <w:sz w:val="24"/>
          <w:szCs w:val="24"/>
        </w:rPr>
        <w:t>people_fully_vaccinated_per_hundred</w:t>
      </w:r>
      <w:proofErr w:type="spellEnd"/>
      <w:r>
        <w:rPr>
          <w:rFonts w:ascii="Consolas" w:hAnsi="Consolas"/>
          <w:color w:val="212529"/>
          <w:sz w:val="24"/>
          <w:szCs w:val="24"/>
        </w:rPr>
        <w:t>', '</w:t>
      </w:r>
      <w:proofErr w:type="spellStart"/>
      <w:r>
        <w:rPr>
          <w:rFonts w:ascii="Consolas" w:hAnsi="Consolas"/>
          <w:color w:val="212529"/>
          <w:sz w:val="24"/>
          <w:szCs w:val="24"/>
        </w:rPr>
        <w:t>people_vaccinated_per_hundred</w:t>
      </w:r>
      <w:proofErr w:type="spellEnd"/>
      <w:r>
        <w:rPr>
          <w:rFonts w:ascii="Consolas" w:hAnsi="Consolas"/>
          <w:color w:val="212529"/>
          <w:sz w:val="24"/>
          <w:szCs w:val="24"/>
        </w:rPr>
        <w:t>', 'People vaccinated vs Fully vaccinated per hundred till date', '#0938e3','#7127cc')</w:t>
      </w:r>
    </w:p>
    <w:p w14:paraId="2C536435" w14:textId="5429099B"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150A8C46" wp14:editId="74BEBB6C">
            <wp:extent cx="5731510" cy="3747135"/>
            <wp:effectExtent l="0" t="0" r="2540" b="5715"/>
            <wp:docPr id="1809380494" name="Picture 33" descr="people vaccinated vs fully vaccinated | covid vaccin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eople vaccinated vs fully vaccinated | covid vaccination progr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14:paraId="1638047F" w14:textId="77777777" w:rsidR="001A4A49" w:rsidRDefault="001A4A49" w:rsidP="001A4A49">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14:paraId="56A3711D"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Pie-Plot </w:t>
      </w:r>
    </w:p>
    <w:p w14:paraId="1F8BA9F5" w14:textId="77777777" w:rsidR="001A4A49" w:rsidRPr="001A4A49" w:rsidRDefault="001A4A49" w:rsidP="001A4A49"/>
    <w:p w14:paraId="7F22250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def </w:t>
      </w:r>
      <w:proofErr w:type="spellStart"/>
      <w:r>
        <w:rPr>
          <w:rFonts w:ascii="Consolas" w:hAnsi="Consolas"/>
          <w:color w:val="212529"/>
          <w:sz w:val="24"/>
          <w:szCs w:val="24"/>
        </w:rPr>
        <w:t>plot_</w:t>
      </w:r>
      <w:proofErr w:type="gramStart"/>
      <w:r>
        <w:rPr>
          <w:rFonts w:ascii="Consolas" w:hAnsi="Consolas"/>
          <w:color w:val="212529"/>
          <w:sz w:val="24"/>
          <w:szCs w:val="24"/>
        </w:rPr>
        <w:t>pie</w:t>
      </w:r>
      <w:proofErr w:type="spellEnd"/>
      <w:r>
        <w:rPr>
          <w:rFonts w:ascii="Consolas" w:hAnsi="Consolas"/>
          <w:color w:val="212529"/>
          <w:sz w:val="24"/>
          <w:szCs w:val="24"/>
        </w:rPr>
        <w:t>(</w:t>
      </w:r>
      <w:proofErr w:type="gramEnd"/>
      <w:r>
        <w:rPr>
          <w:rFonts w:ascii="Consolas" w:hAnsi="Consolas"/>
          <w:color w:val="212529"/>
          <w:sz w:val="24"/>
          <w:szCs w:val="24"/>
        </w:rPr>
        <w:t xml:space="preserve">value, title, </w:t>
      </w:r>
      <w:proofErr w:type="spellStart"/>
      <w:r>
        <w:rPr>
          <w:rFonts w:ascii="Consolas" w:hAnsi="Consolas"/>
          <w:color w:val="212529"/>
          <w:sz w:val="24"/>
          <w:szCs w:val="24"/>
        </w:rPr>
        <w:t>color</w:t>
      </w:r>
      <w:proofErr w:type="spellEnd"/>
      <w:r>
        <w:rPr>
          <w:rFonts w:ascii="Consolas" w:hAnsi="Consolas"/>
          <w:color w:val="212529"/>
          <w:sz w:val="24"/>
          <w:szCs w:val="24"/>
        </w:rPr>
        <w:t xml:space="preserve">) : </w:t>
      </w:r>
    </w:p>
    <w:p w14:paraId="5BF4559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new_dict</w:t>
      </w:r>
      <w:proofErr w:type="spellEnd"/>
      <w:r>
        <w:rPr>
          <w:rFonts w:ascii="Consolas" w:hAnsi="Consolas"/>
          <w:color w:val="212529"/>
          <w:sz w:val="24"/>
          <w:szCs w:val="24"/>
        </w:rPr>
        <w:t xml:space="preserve"> = {}</w:t>
      </w:r>
    </w:p>
    <w:p w14:paraId="4785457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for v in </w:t>
      </w:r>
      <w:proofErr w:type="spellStart"/>
      <w:r>
        <w:rPr>
          <w:rFonts w:ascii="Consolas" w:hAnsi="Consolas"/>
          <w:color w:val="212529"/>
          <w:sz w:val="24"/>
          <w:szCs w:val="24"/>
        </w:rPr>
        <w:t>df</w:t>
      </w:r>
      <w:proofErr w:type="spellEnd"/>
      <w:r>
        <w:rPr>
          <w:rFonts w:ascii="Consolas" w:hAnsi="Consolas"/>
          <w:color w:val="212529"/>
          <w:sz w:val="24"/>
          <w:szCs w:val="24"/>
        </w:rPr>
        <w:t>[value</w:t>
      </w:r>
      <w:proofErr w:type="gramStart"/>
      <w:r>
        <w:rPr>
          <w:rFonts w:ascii="Consolas" w:hAnsi="Consolas"/>
          <w:color w:val="212529"/>
          <w:sz w:val="24"/>
          <w:szCs w:val="24"/>
        </w:rPr>
        <w:t>].unique</w:t>
      </w:r>
      <w:proofErr w:type="gramEnd"/>
      <w:r>
        <w:rPr>
          <w:rFonts w:ascii="Consolas" w:hAnsi="Consolas"/>
          <w:color w:val="212529"/>
          <w:sz w:val="24"/>
          <w:szCs w:val="24"/>
        </w:rPr>
        <w:t xml:space="preserve">() : </w:t>
      </w:r>
    </w:p>
    <w:p w14:paraId="5EC6F9D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value_count</w:t>
      </w:r>
      <w:proofErr w:type="spellEnd"/>
      <w:r>
        <w:rPr>
          <w:rFonts w:ascii="Consolas" w:hAnsi="Consolas"/>
          <w:color w:val="212529"/>
          <w:sz w:val="24"/>
          <w:szCs w:val="24"/>
        </w:rPr>
        <w:t xml:space="preserve"> = 0</w:t>
      </w:r>
    </w:p>
    <w:p w14:paraId="126B808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for </w:t>
      </w:r>
      <w:proofErr w:type="spellStart"/>
      <w:r>
        <w:rPr>
          <w:rFonts w:ascii="Consolas" w:hAnsi="Consolas"/>
          <w:color w:val="212529"/>
          <w:sz w:val="24"/>
          <w:szCs w:val="24"/>
        </w:rPr>
        <w:t>i</w:t>
      </w:r>
      <w:proofErr w:type="spellEnd"/>
      <w:r>
        <w:rPr>
          <w:rFonts w:ascii="Consolas" w:hAnsi="Consolas"/>
          <w:color w:val="212529"/>
          <w:sz w:val="24"/>
          <w:szCs w:val="24"/>
        </w:rPr>
        <w:t xml:space="preserve"> in range(</w:t>
      </w:r>
      <w:proofErr w:type="spellStart"/>
      <w:r>
        <w:rPr>
          <w:rFonts w:ascii="Consolas" w:hAnsi="Consolas"/>
          <w:color w:val="212529"/>
          <w:sz w:val="24"/>
          <w:szCs w:val="24"/>
        </w:rPr>
        <w:t>len</w:t>
      </w:r>
      <w:proofErr w:type="spellEnd"/>
      <w:r>
        <w:rPr>
          <w:rFonts w:ascii="Consolas" w:hAnsi="Consolas"/>
          <w:color w:val="212529"/>
          <w:sz w:val="24"/>
          <w:szCs w:val="24"/>
        </w:rPr>
        <w:t>(</w:t>
      </w:r>
      <w:proofErr w:type="spellStart"/>
      <w:r>
        <w:rPr>
          <w:rFonts w:ascii="Consolas" w:hAnsi="Consolas"/>
          <w:color w:val="212529"/>
          <w:sz w:val="24"/>
          <w:szCs w:val="24"/>
        </w:rPr>
        <w:t>df</w:t>
      </w:r>
      <w:proofErr w:type="spellEnd"/>
      <w:r>
        <w:rPr>
          <w:rFonts w:ascii="Consolas" w:hAnsi="Consolas"/>
          <w:color w:val="212529"/>
          <w:sz w:val="24"/>
          <w:szCs w:val="24"/>
        </w:rPr>
        <w:t>)</w:t>
      </w:r>
      <w:proofErr w:type="gramStart"/>
      <w:r>
        <w:rPr>
          <w:rFonts w:ascii="Consolas" w:hAnsi="Consolas"/>
          <w:color w:val="212529"/>
          <w:sz w:val="24"/>
          <w:szCs w:val="24"/>
        </w:rPr>
        <w:t>) :</w:t>
      </w:r>
      <w:proofErr w:type="gramEnd"/>
      <w:r>
        <w:rPr>
          <w:rFonts w:ascii="Consolas" w:hAnsi="Consolas"/>
          <w:color w:val="212529"/>
          <w:sz w:val="24"/>
          <w:szCs w:val="24"/>
        </w:rPr>
        <w:t xml:space="preserve"> </w:t>
      </w:r>
    </w:p>
    <w:p w14:paraId="412D8EB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if </w:t>
      </w:r>
      <w:proofErr w:type="spellStart"/>
      <w:r>
        <w:rPr>
          <w:rFonts w:ascii="Consolas" w:hAnsi="Consolas"/>
          <w:color w:val="212529"/>
          <w:sz w:val="24"/>
          <w:szCs w:val="24"/>
        </w:rPr>
        <w:t>df</w:t>
      </w:r>
      <w:proofErr w:type="spellEnd"/>
      <w:r>
        <w:rPr>
          <w:rFonts w:ascii="Consolas" w:hAnsi="Consolas"/>
          <w:color w:val="212529"/>
          <w:sz w:val="24"/>
          <w:szCs w:val="24"/>
        </w:rPr>
        <w:t>[value][</w:t>
      </w:r>
      <w:proofErr w:type="spellStart"/>
      <w:r>
        <w:rPr>
          <w:rFonts w:ascii="Consolas" w:hAnsi="Consolas"/>
          <w:color w:val="212529"/>
          <w:sz w:val="24"/>
          <w:szCs w:val="24"/>
        </w:rPr>
        <w:t>i</w:t>
      </w:r>
      <w:proofErr w:type="spellEnd"/>
      <w:r>
        <w:rPr>
          <w:rFonts w:ascii="Consolas" w:hAnsi="Consolas"/>
          <w:color w:val="212529"/>
          <w:sz w:val="24"/>
          <w:szCs w:val="24"/>
        </w:rPr>
        <w:t xml:space="preserve">] == </w:t>
      </w:r>
      <w:proofErr w:type="gramStart"/>
      <w:r>
        <w:rPr>
          <w:rFonts w:ascii="Consolas" w:hAnsi="Consolas"/>
          <w:color w:val="212529"/>
          <w:sz w:val="24"/>
          <w:szCs w:val="24"/>
        </w:rPr>
        <w:t>v :</w:t>
      </w:r>
      <w:proofErr w:type="gramEnd"/>
      <w:r>
        <w:rPr>
          <w:rFonts w:ascii="Consolas" w:hAnsi="Consolas"/>
          <w:color w:val="212529"/>
          <w:sz w:val="24"/>
          <w:szCs w:val="24"/>
        </w:rPr>
        <w:t xml:space="preserve"> </w:t>
      </w:r>
    </w:p>
    <w:p w14:paraId="0BC8984A"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value_count</w:t>
      </w:r>
      <w:proofErr w:type="spellEnd"/>
      <w:r>
        <w:rPr>
          <w:rFonts w:ascii="Consolas" w:hAnsi="Consolas"/>
          <w:color w:val="212529"/>
          <w:sz w:val="24"/>
          <w:szCs w:val="24"/>
        </w:rPr>
        <w:t xml:space="preserve"> += 1 </w:t>
      </w:r>
    </w:p>
    <w:p w14:paraId="2986FCE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new_dict</w:t>
      </w:r>
      <w:proofErr w:type="spellEnd"/>
      <w:r>
        <w:rPr>
          <w:rFonts w:ascii="Consolas" w:hAnsi="Consolas"/>
          <w:color w:val="212529"/>
          <w:sz w:val="24"/>
          <w:szCs w:val="24"/>
        </w:rPr>
        <w:t xml:space="preserve">[v] = </w:t>
      </w:r>
      <w:proofErr w:type="spellStart"/>
      <w:r>
        <w:rPr>
          <w:rFonts w:ascii="Consolas" w:hAnsi="Consolas"/>
          <w:color w:val="212529"/>
          <w:sz w:val="24"/>
          <w:szCs w:val="24"/>
        </w:rPr>
        <w:t>value_count</w:t>
      </w:r>
      <w:proofErr w:type="spellEnd"/>
      <w:r>
        <w:rPr>
          <w:rFonts w:ascii="Consolas" w:hAnsi="Consolas"/>
          <w:color w:val="212529"/>
          <w:sz w:val="24"/>
          <w:szCs w:val="24"/>
        </w:rPr>
        <w:t xml:space="preserve"> </w:t>
      </w:r>
    </w:p>
    <w:p w14:paraId="3A23211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new_df</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pd.DataFrame.from</w:t>
      </w:r>
      <w:proofErr w:type="gramEnd"/>
      <w:r>
        <w:rPr>
          <w:rFonts w:ascii="Consolas" w:hAnsi="Consolas"/>
          <w:color w:val="212529"/>
          <w:sz w:val="24"/>
          <w:szCs w:val="24"/>
        </w:rPr>
        <w:t>_dict</w:t>
      </w:r>
      <w:proofErr w:type="spellEnd"/>
      <w:r>
        <w:rPr>
          <w:rFonts w:ascii="Consolas" w:hAnsi="Consolas"/>
          <w:color w:val="212529"/>
          <w:sz w:val="24"/>
          <w:szCs w:val="24"/>
        </w:rPr>
        <w:t>(</w:t>
      </w:r>
      <w:proofErr w:type="spellStart"/>
      <w:r>
        <w:rPr>
          <w:rFonts w:ascii="Consolas" w:hAnsi="Consolas"/>
          <w:color w:val="212529"/>
          <w:sz w:val="24"/>
          <w:szCs w:val="24"/>
        </w:rPr>
        <w:t>new_dict</w:t>
      </w:r>
      <w:proofErr w:type="spellEnd"/>
      <w:r>
        <w:rPr>
          <w:rFonts w:ascii="Consolas" w:hAnsi="Consolas"/>
          <w:color w:val="212529"/>
          <w:sz w:val="24"/>
          <w:szCs w:val="24"/>
        </w:rPr>
        <w:t>, orient = 'index', columns = ['Total'])</w:t>
      </w:r>
    </w:p>
    <w:p w14:paraId="70B9489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if </w:t>
      </w:r>
      <w:proofErr w:type="spellStart"/>
      <w:r>
        <w:rPr>
          <w:rFonts w:ascii="Consolas" w:hAnsi="Consolas"/>
          <w:color w:val="212529"/>
          <w:sz w:val="24"/>
          <w:szCs w:val="24"/>
        </w:rPr>
        <w:t>color</w:t>
      </w:r>
      <w:proofErr w:type="spellEnd"/>
      <w:r>
        <w:rPr>
          <w:rFonts w:ascii="Consolas" w:hAnsi="Consolas"/>
          <w:color w:val="212529"/>
          <w:sz w:val="24"/>
          <w:szCs w:val="24"/>
        </w:rPr>
        <w:t xml:space="preserve"> == 'plasma</w:t>
      </w:r>
      <w:proofErr w:type="gramStart"/>
      <w:r>
        <w:rPr>
          <w:rFonts w:ascii="Consolas" w:hAnsi="Consolas"/>
          <w:color w:val="212529"/>
          <w:sz w:val="24"/>
          <w:szCs w:val="24"/>
        </w:rPr>
        <w:t>' :</w:t>
      </w:r>
      <w:proofErr w:type="gramEnd"/>
      <w:r>
        <w:rPr>
          <w:rFonts w:ascii="Consolas" w:hAnsi="Consolas"/>
          <w:color w:val="212529"/>
          <w:sz w:val="24"/>
          <w:szCs w:val="24"/>
        </w:rPr>
        <w:t xml:space="preserve"> </w:t>
      </w:r>
    </w:p>
    <w:p w14:paraId="0F22D5E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fig = </w:t>
      </w:r>
      <w:proofErr w:type="spellStart"/>
      <w:proofErr w:type="gramStart"/>
      <w:r>
        <w:rPr>
          <w:rFonts w:ascii="Consolas" w:hAnsi="Consolas"/>
          <w:color w:val="212529"/>
          <w:sz w:val="24"/>
          <w:szCs w:val="24"/>
        </w:rPr>
        <w:t>px.pie</w:t>
      </w:r>
      <w:proofErr w:type="spellEnd"/>
      <w:r>
        <w:rPr>
          <w:rFonts w:ascii="Consolas" w:hAnsi="Consolas"/>
          <w:color w:val="212529"/>
          <w:sz w:val="24"/>
          <w:szCs w:val="24"/>
        </w:rPr>
        <w:t>(</w:t>
      </w:r>
      <w:proofErr w:type="spellStart"/>
      <w:proofErr w:type="gramEnd"/>
      <w:r>
        <w:rPr>
          <w:rFonts w:ascii="Consolas" w:hAnsi="Consolas"/>
          <w:color w:val="212529"/>
          <w:sz w:val="24"/>
          <w:szCs w:val="24"/>
        </w:rPr>
        <w:t>new_df</w:t>
      </w:r>
      <w:proofErr w:type="spellEnd"/>
      <w:r>
        <w:rPr>
          <w:rFonts w:ascii="Consolas" w:hAnsi="Consolas"/>
          <w:color w:val="212529"/>
          <w:sz w:val="24"/>
          <w:szCs w:val="24"/>
        </w:rPr>
        <w:t>, values= 'Total',</w:t>
      </w:r>
    </w:p>
    <w:p w14:paraId="4673A02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names = </w:t>
      </w:r>
      <w:proofErr w:type="spellStart"/>
      <w:r>
        <w:rPr>
          <w:rFonts w:ascii="Consolas" w:hAnsi="Consolas"/>
          <w:color w:val="212529"/>
          <w:sz w:val="24"/>
          <w:szCs w:val="24"/>
        </w:rPr>
        <w:t>new_</w:t>
      </w:r>
      <w:proofErr w:type="gramStart"/>
      <w:r>
        <w:rPr>
          <w:rFonts w:ascii="Consolas" w:hAnsi="Consolas"/>
          <w:color w:val="212529"/>
          <w:sz w:val="24"/>
          <w:szCs w:val="24"/>
        </w:rPr>
        <w:t>df.index</w:t>
      </w:r>
      <w:proofErr w:type="spellEnd"/>
      <w:proofErr w:type="gramEnd"/>
      <w:r>
        <w:rPr>
          <w:rFonts w:ascii="Consolas" w:hAnsi="Consolas"/>
          <w:color w:val="212529"/>
          <w:sz w:val="24"/>
          <w:szCs w:val="24"/>
        </w:rPr>
        <w:t>,</w:t>
      </w:r>
    </w:p>
    <w:p w14:paraId="5CD3F7B2"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 = title,</w:t>
      </w:r>
    </w:p>
    <w:p w14:paraId="4AD2475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color_discrete_sequence</w:t>
      </w:r>
      <w:proofErr w:type="spellEnd"/>
      <w:r>
        <w:rPr>
          <w:rFonts w:ascii="Consolas" w:hAnsi="Consolas"/>
          <w:color w:val="212529"/>
          <w:sz w:val="24"/>
          <w:szCs w:val="24"/>
        </w:rPr>
        <w:t>=</w:t>
      </w:r>
      <w:proofErr w:type="spellStart"/>
      <w:proofErr w:type="gramStart"/>
      <w:r>
        <w:rPr>
          <w:rFonts w:ascii="Consolas" w:hAnsi="Consolas"/>
          <w:color w:val="212529"/>
          <w:sz w:val="24"/>
          <w:szCs w:val="24"/>
        </w:rPr>
        <w:t>px.colors</w:t>
      </w:r>
      <w:proofErr w:type="gramEnd"/>
      <w:r>
        <w:rPr>
          <w:rFonts w:ascii="Consolas" w:hAnsi="Consolas"/>
          <w:color w:val="212529"/>
          <w:sz w:val="24"/>
          <w:szCs w:val="24"/>
        </w:rPr>
        <w:t>.sequential.Plasma</w:t>
      </w:r>
      <w:proofErr w:type="spellEnd"/>
      <w:r>
        <w:rPr>
          <w:rFonts w:ascii="Consolas" w:hAnsi="Consolas"/>
          <w:color w:val="212529"/>
          <w:sz w:val="24"/>
          <w:szCs w:val="24"/>
        </w:rPr>
        <w:t>)</w:t>
      </w:r>
    </w:p>
    <w:p w14:paraId="0007F97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elif</w:t>
      </w:r>
      <w:proofErr w:type="spellEnd"/>
      <w:r>
        <w:rPr>
          <w:rFonts w:ascii="Consolas" w:hAnsi="Consolas"/>
          <w:color w:val="212529"/>
          <w:sz w:val="24"/>
          <w:szCs w:val="24"/>
        </w:rPr>
        <w:t xml:space="preserve"> </w:t>
      </w:r>
      <w:proofErr w:type="spellStart"/>
      <w:r>
        <w:rPr>
          <w:rFonts w:ascii="Consolas" w:hAnsi="Consolas"/>
          <w:color w:val="212529"/>
          <w:sz w:val="24"/>
          <w:szCs w:val="24"/>
        </w:rPr>
        <w:t>color</w:t>
      </w:r>
      <w:proofErr w:type="spellEnd"/>
      <w:r>
        <w:rPr>
          <w:rFonts w:ascii="Consolas" w:hAnsi="Consolas"/>
          <w:color w:val="212529"/>
          <w:sz w:val="24"/>
          <w:szCs w:val="24"/>
        </w:rPr>
        <w:t xml:space="preserve"> == 'rainbow</w:t>
      </w:r>
      <w:proofErr w:type="gramStart"/>
      <w:r>
        <w:rPr>
          <w:rFonts w:ascii="Consolas" w:hAnsi="Consolas"/>
          <w:color w:val="212529"/>
          <w:sz w:val="24"/>
          <w:szCs w:val="24"/>
        </w:rPr>
        <w:t>' :</w:t>
      </w:r>
      <w:proofErr w:type="gramEnd"/>
      <w:r>
        <w:rPr>
          <w:rFonts w:ascii="Consolas" w:hAnsi="Consolas"/>
          <w:color w:val="212529"/>
          <w:sz w:val="24"/>
          <w:szCs w:val="24"/>
        </w:rPr>
        <w:t xml:space="preserve"> </w:t>
      </w:r>
    </w:p>
    <w:p w14:paraId="4CF97BA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fig = </w:t>
      </w:r>
      <w:proofErr w:type="spellStart"/>
      <w:proofErr w:type="gramStart"/>
      <w:r>
        <w:rPr>
          <w:rFonts w:ascii="Consolas" w:hAnsi="Consolas"/>
          <w:color w:val="212529"/>
          <w:sz w:val="24"/>
          <w:szCs w:val="24"/>
        </w:rPr>
        <w:t>px.pie</w:t>
      </w:r>
      <w:proofErr w:type="spellEnd"/>
      <w:r>
        <w:rPr>
          <w:rFonts w:ascii="Consolas" w:hAnsi="Consolas"/>
          <w:color w:val="212529"/>
          <w:sz w:val="24"/>
          <w:szCs w:val="24"/>
        </w:rPr>
        <w:t>(</w:t>
      </w:r>
      <w:proofErr w:type="spellStart"/>
      <w:proofErr w:type="gramEnd"/>
      <w:r>
        <w:rPr>
          <w:rFonts w:ascii="Consolas" w:hAnsi="Consolas"/>
          <w:color w:val="212529"/>
          <w:sz w:val="24"/>
          <w:szCs w:val="24"/>
        </w:rPr>
        <w:t>new_df</w:t>
      </w:r>
      <w:proofErr w:type="spellEnd"/>
      <w:r>
        <w:rPr>
          <w:rFonts w:ascii="Consolas" w:hAnsi="Consolas"/>
          <w:color w:val="212529"/>
          <w:sz w:val="24"/>
          <w:szCs w:val="24"/>
        </w:rPr>
        <w:t>, values= 'Total',</w:t>
      </w:r>
    </w:p>
    <w:p w14:paraId="1A08BAF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names = </w:t>
      </w:r>
      <w:proofErr w:type="spellStart"/>
      <w:r>
        <w:rPr>
          <w:rFonts w:ascii="Consolas" w:hAnsi="Consolas"/>
          <w:color w:val="212529"/>
          <w:sz w:val="24"/>
          <w:szCs w:val="24"/>
        </w:rPr>
        <w:t>new_</w:t>
      </w:r>
      <w:proofErr w:type="gramStart"/>
      <w:r>
        <w:rPr>
          <w:rFonts w:ascii="Consolas" w:hAnsi="Consolas"/>
          <w:color w:val="212529"/>
          <w:sz w:val="24"/>
          <w:szCs w:val="24"/>
        </w:rPr>
        <w:t>df.index</w:t>
      </w:r>
      <w:proofErr w:type="spellEnd"/>
      <w:proofErr w:type="gramEnd"/>
      <w:r>
        <w:rPr>
          <w:rFonts w:ascii="Consolas" w:hAnsi="Consolas"/>
          <w:color w:val="212529"/>
          <w:sz w:val="24"/>
          <w:szCs w:val="24"/>
        </w:rPr>
        <w:t>,</w:t>
      </w:r>
    </w:p>
    <w:p w14:paraId="5BF85C6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 = title,</w:t>
      </w:r>
    </w:p>
    <w:p w14:paraId="61FEE09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color_discrete_sequence</w:t>
      </w:r>
      <w:proofErr w:type="spellEnd"/>
      <w:r>
        <w:rPr>
          <w:rFonts w:ascii="Consolas" w:hAnsi="Consolas"/>
          <w:color w:val="212529"/>
          <w:sz w:val="24"/>
          <w:szCs w:val="24"/>
        </w:rPr>
        <w:t>=</w:t>
      </w:r>
      <w:proofErr w:type="spellStart"/>
      <w:proofErr w:type="gramStart"/>
      <w:r>
        <w:rPr>
          <w:rFonts w:ascii="Consolas" w:hAnsi="Consolas"/>
          <w:color w:val="212529"/>
          <w:sz w:val="24"/>
          <w:szCs w:val="24"/>
        </w:rPr>
        <w:t>px.colors</w:t>
      </w:r>
      <w:proofErr w:type="gramEnd"/>
      <w:r>
        <w:rPr>
          <w:rFonts w:ascii="Consolas" w:hAnsi="Consolas"/>
          <w:color w:val="212529"/>
          <w:sz w:val="24"/>
          <w:szCs w:val="24"/>
        </w:rPr>
        <w:t>.sequential.Rainbow</w:t>
      </w:r>
      <w:proofErr w:type="spellEnd"/>
      <w:r>
        <w:rPr>
          <w:rFonts w:ascii="Consolas" w:hAnsi="Consolas"/>
          <w:color w:val="212529"/>
          <w:sz w:val="24"/>
          <w:szCs w:val="24"/>
        </w:rPr>
        <w:t>)</w:t>
      </w:r>
    </w:p>
    <w:p w14:paraId="09FB11FF"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lastRenderedPageBreak/>
        <w:t xml:space="preserve">    </w:t>
      </w:r>
      <w:proofErr w:type="gramStart"/>
      <w:r>
        <w:rPr>
          <w:rFonts w:ascii="Consolas" w:hAnsi="Consolas"/>
          <w:color w:val="212529"/>
          <w:sz w:val="24"/>
          <w:szCs w:val="24"/>
        </w:rPr>
        <w:t>else :</w:t>
      </w:r>
      <w:proofErr w:type="gramEnd"/>
    </w:p>
    <w:p w14:paraId="7FEE10E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fig = </w:t>
      </w:r>
      <w:proofErr w:type="spellStart"/>
      <w:proofErr w:type="gramStart"/>
      <w:r>
        <w:rPr>
          <w:rFonts w:ascii="Consolas" w:hAnsi="Consolas"/>
          <w:color w:val="212529"/>
          <w:sz w:val="24"/>
          <w:szCs w:val="24"/>
        </w:rPr>
        <w:t>px.pie</w:t>
      </w:r>
      <w:proofErr w:type="spellEnd"/>
      <w:r>
        <w:rPr>
          <w:rFonts w:ascii="Consolas" w:hAnsi="Consolas"/>
          <w:color w:val="212529"/>
          <w:sz w:val="24"/>
          <w:szCs w:val="24"/>
        </w:rPr>
        <w:t>(</w:t>
      </w:r>
      <w:proofErr w:type="spellStart"/>
      <w:proofErr w:type="gramEnd"/>
      <w:r>
        <w:rPr>
          <w:rFonts w:ascii="Consolas" w:hAnsi="Consolas"/>
          <w:color w:val="212529"/>
          <w:sz w:val="24"/>
          <w:szCs w:val="24"/>
        </w:rPr>
        <w:t>new_df</w:t>
      </w:r>
      <w:proofErr w:type="spellEnd"/>
      <w:r>
        <w:rPr>
          <w:rFonts w:ascii="Consolas" w:hAnsi="Consolas"/>
          <w:color w:val="212529"/>
          <w:sz w:val="24"/>
          <w:szCs w:val="24"/>
        </w:rPr>
        <w:t>, values= 'Total',</w:t>
      </w:r>
    </w:p>
    <w:p w14:paraId="6B0AEFF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names = </w:t>
      </w:r>
      <w:proofErr w:type="spellStart"/>
      <w:r>
        <w:rPr>
          <w:rFonts w:ascii="Consolas" w:hAnsi="Consolas"/>
          <w:color w:val="212529"/>
          <w:sz w:val="24"/>
          <w:szCs w:val="24"/>
        </w:rPr>
        <w:t>new_</w:t>
      </w:r>
      <w:proofErr w:type="gramStart"/>
      <w:r>
        <w:rPr>
          <w:rFonts w:ascii="Consolas" w:hAnsi="Consolas"/>
          <w:color w:val="212529"/>
          <w:sz w:val="24"/>
          <w:szCs w:val="24"/>
        </w:rPr>
        <w:t>df.index</w:t>
      </w:r>
      <w:proofErr w:type="spellEnd"/>
      <w:proofErr w:type="gramEnd"/>
      <w:r>
        <w:rPr>
          <w:rFonts w:ascii="Consolas" w:hAnsi="Consolas"/>
          <w:color w:val="212529"/>
          <w:sz w:val="24"/>
          <w:szCs w:val="24"/>
        </w:rPr>
        <w:t>,</w:t>
      </w:r>
    </w:p>
    <w:p w14:paraId="1DA3C6C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 = title)</w:t>
      </w:r>
    </w:p>
    <w:p w14:paraId="2F0E364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proofErr w:type="gramStart"/>
      <w:r>
        <w:rPr>
          <w:rFonts w:ascii="Consolas" w:hAnsi="Consolas"/>
          <w:color w:val="212529"/>
          <w:sz w:val="24"/>
          <w:szCs w:val="24"/>
        </w:rPr>
        <w:t>fig.update</w:t>
      </w:r>
      <w:proofErr w:type="gramEnd"/>
      <w:r>
        <w:rPr>
          <w:rFonts w:ascii="Consolas" w:hAnsi="Consolas"/>
          <w:color w:val="212529"/>
          <w:sz w:val="24"/>
          <w:szCs w:val="24"/>
        </w:rPr>
        <w:t>_layout</w:t>
      </w:r>
      <w:proofErr w:type="spellEnd"/>
      <w:r>
        <w:rPr>
          <w:rFonts w:ascii="Consolas" w:hAnsi="Consolas"/>
          <w:color w:val="212529"/>
          <w:sz w:val="24"/>
          <w:szCs w:val="24"/>
        </w:rPr>
        <w:t>(</w:t>
      </w:r>
    </w:p>
    <w:p w14:paraId="4F454E82"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w:t>
      </w:r>
      <w:proofErr w:type="gramStart"/>
      <w:r>
        <w:rPr>
          <w:rFonts w:ascii="Consolas" w:hAnsi="Consolas"/>
          <w:color w:val="212529"/>
          <w:sz w:val="24"/>
          <w:szCs w:val="24"/>
        </w:rPr>
        <w:t>={</w:t>
      </w:r>
      <w:proofErr w:type="gramEnd"/>
    </w:p>
    <w:p w14:paraId="30E1AFB6"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'y':0.95,</w:t>
      </w:r>
    </w:p>
    <w:p w14:paraId="5D1EB4D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'x':0.5</w:t>
      </w:r>
    </w:p>
    <w:p w14:paraId="7E0C0F7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2FB9478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legend_title</w:t>
      </w:r>
      <w:proofErr w:type="spellEnd"/>
      <w:r>
        <w:rPr>
          <w:rFonts w:ascii="Consolas" w:hAnsi="Consolas"/>
          <w:color w:val="212529"/>
          <w:sz w:val="24"/>
          <w:szCs w:val="24"/>
        </w:rPr>
        <w:t xml:space="preserve"> = value</w:t>
      </w:r>
    </w:p>
    <w:p w14:paraId="71F8F79A"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773FC3A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return </w:t>
      </w:r>
      <w:proofErr w:type="spellStart"/>
      <w:proofErr w:type="gramStart"/>
      <w:r>
        <w:rPr>
          <w:rFonts w:ascii="Consolas" w:hAnsi="Consolas"/>
          <w:color w:val="212529"/>
          <w:sz w:val="24"/>
          <w:szCs w:val="24"/>
        </w:rPr>
        <w:t>fig.show</w:t>
      </w:r>
      <w:proofErr w:type="spellEnd"/>
      <w:proofErr w:type="gramEnd"/>
      <w:r>
        <w:rPr>
          <w:rFonts w:ascii="Consolas" w:hAnsi="Consolas"/>
          <w:color w:val="212529"/>
          <w:sz w:val="24"/>
          <w:szCs w:val="24"/>
        </w:rPr>
        <w:t>()</w:t>
      </w:r>
    </w:p>
    <w:p w14:paraId="6442EA69"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plot_</w:t>
      </w:r>
      <w:proofErr w:type="gramStart"/>
      <w:r>
        <w:rPr>
          <w:rFonts w:ascii="Consolas" w:hAnsi="Consolas"/>
          <w:color w:val="212529"/>
          <w:sz w:val="24"/>
          <w:szCs w:val="24"/>
        </w:rPr>
        <w:t>pie</w:t>
      </w:r>
      <w:proofErr w:type="spellEnd"/>
      <w:r>
        <w:rPr>
          <w:rFonts w:ascii="Consolas" w:hAnsi="Consolas"/>
          <w:color w:val="212529"/>
          <w:sz w:val="24"/>
          <w:szCs w:val="24"/>
        </w:rPr>
        <w:t>(</w:t>
      </w:r>
      <w:proofErr w:type="gramEnd"/>
      <w:r>
        <w:rPr>
          <w:rFonts w:ascii="Consolas" w:hAnsi="Consolas"/>
          <w:color w:val="212529"/>
          <w:sz w:val="24"/>
          <w:szCs w:val="24"/>
        </w:rPr>
        <w:t>'vaccines', 'Various vaccines and their uses', 'plasma')</w:t>
      </w:r>
    </w:p>
    <w:p w14:paraId="7627B640" w14:textId="66339086"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50B40676" wp14:editId="00F2304C">
            <wp:extent cx="5731510" cy="3571875"/>
            <wp:effectExtent l="0" t="0" r="2540" b="9525"/>
            <wp:docPr id="2001259951" name="Picture 32" descr="pie plot| covid vaccin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e plot| covid vaccination progr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71875"/>
                    </a:xfrm>
                    <a:prstGeom prst="rect">
                      <a:avLst/>
                    </a:prstGeom>
                    <a:noFill/>
                    <a:ln>
                      <a:noFill/>
                    </a:ln>
                  </pic:spPr>
                </pic:pic>
              </a:graphicData>
            </a:graphic>
          </wp:inline>
        </w:drawing>
      </w:r>
    </w:p>
    <w:p w14:paraId="6C87BBF8"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Most Used Vaccine </w:t>
      </w:r>
    </w:p>
    <w:p w14:paraId="4A58068D" w14:textId="77777777" w:rsidR="001A4A49" w:rsidRPr="001A4A49" w:rsidRDefault="001A4A49" w:rsidP="001A4A49"/>
    <w:p w14:paraId="5CD86541"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df.vaccines</w:t>
      </w:r>
      <w:proofErr w:type="gramEnd"/>
      <w:r>
        <w:rPr>
          <w:rFonts w:ascii="Consolas" w:hAnsi="Consolas"/>
          <w:color w:val="212529"/>
          <w:sz w:val="24"/>
          <w:szCs w:val="24"/>
        </w:rPr>
        <w:t>.unique</w:t>
      </w:r>
      <w:proofErr w:type="spellEnd"/>
      <w:r>
        <w:rPr>
          <w:rFonts w:ascii="Consolas" w:hAnsi="Consolas"/>
          <w:color w:val="212529"/>
          <w:sz w:val="24"/>
          <w:szCs w:val="24"/>
        </w:rPr>
        <w:t>()</w:t>
      </w:r>
    </w:p>
    <w:p w14:paraId="74B15C28" w14:textId="4EB7AEFC"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2568BD14" wp14:editId="625E177B">
            <wp:extent cx="5731510" cy="3285490"/>
            <wp:effectExtent l="0" t="0" r="2540" b="0"/>
            <wp:docPr id="1432495108" name="Picture 31" descr="unique vacc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ique vacci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532959CD"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Word art of Vaccines </w:t>
      </w:r>
    </w:p>
    <w:p w14:paraId="593C6513" w14:textId="77777777" w:rsidR="001A4A49" w:rsidRPr="001A4A49" w:rsidRDefault="001A4A49" w:rsidP="001A4A49"/>
    <w:p w14:paraId="29438B11"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wordCloud</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WordCloud</w:t>
      </w:r>
      <w:proofErr w:type="spellEnd"/>
      <w:r>
        <w:rPr>
          <w:rFonts w:ascii="Consolas" w:hAnsi="Consolas"/>
          <w:color w:val="212529"/>
          <w:sz w:val="24"/>
          <w:szCs w:val="24"/>
        </w:rPr>
        <w:t>(</w:t>
      </w:r>
      <w:proofErr w:type="gramEnd"/>
    </w:p>
    <w:p w14:paraId="1F3ACD5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background_color</w:t>
      </w:r>
      <w:proofErr w:type="spellEnd"/>
      <w:r>
        <w:rPr>
          <w:rFonts w:ascii="Consolas" w:hAnsi="Consolas"/>
          <w:color w:val="212529"/>
          <w:sz w:val="24"/>
          <w:szCs w:val="24"/>
        </w:rPr>
        <w:t>='white',</w:t>
      </w:r>
    </w:p>
    <w:p w14:paraId="2DE444FE"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max_font_size</w:t>
      </w:r>
      <w:proofErr w:type="spellEnd"/>
      <w:r>
        <w:rPr>
          <w:rFonts w:ascii="Consolas" w:hAnsi="Consolas"/>
          <w:color w:val="212529"/>
          <w:sz w:val="24"/>
          <w:szCs w:val="24"/>
        </w:rPr>
        <w:t xml:space="preserve"> = 50</w:t>
      </w:r>
      <w:proofErr w:type="gramStart"/>
      <w:r>
        <w:rPr>
          <w:rFonts w:ascii="Consolas" w:hAnsi="Consolas"/>
          <w:color w:val="212529"/>
          <w:sz w:val="24"/>
          <w:szCs w:val="24"/>
        </w:rPr>
        <w:t>).generate</w:t>
      </w:r>
      <w:proofErr w:type="gramEnd"/>
      <w:r>
        <w:rPr>
          <w:rFonts w:ascii="Consolas" w:hAnsi="Consolas"/>
          <w:color w:val="212529"/>
          <w:sz w:val="24"/>
          <w:szCs w:val="24"/>
        </w:rPr>
        <w:t>(' '.join(</w:t>
      </w:r>
      <w:proofErr w:type="spellStart"/>
      <w:r>
        <w:rPr>
          <w:rFonts w:ascii="Consolas" w:hAnsi="Consolas"/>
          <w:color w:val="212529"/>
          <w:sz w:val="24"/>
          <w:szCs w:val="24"/>
        </w:rPr>
        <w:t>df.vaccines</w:t>
      </w:r>
      <w:proofErr w:type="spellEnd"/>
      <w:r>
        <w:rPr>
          <w:rFonts w:ascii="Consolas" w:hAnsi="Consolas"/>
          <w:color w:val="212529"/>
          <w:sz w:val="24"/>
          <w:szCs w:val="24"/>
        </w:rPr>
        <w:t>))</w:t>
      </w:r>
    </w:p>
    <w:p w14:paraId="29379B91"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plt.figure</w:t>
      </w:r>
      <w:proofErr w:type="spellEnd"/>
      <w:proofErr w:type="gramEnd"/>
      <w:r>
        <w:rPr>
          <w:rFonts w:ascii="Consolas" w:hAnsi="Consolas"/>
          <w:color w:val="212529"/>
          <w:sz w:val="24"/>
          <w:szCs w:val="24"/>
        </w:rPr>
        <w:t>(</w:t>
      </w:r>
      <w:proofErr w:type="spellStart"/>
      <w:r>
        <w:rPr>
          <w:rFonts w:ascii="Consolas" w:hAnsi="Consolas"/>
          <w:color w:val="212529"/>
          <w:sz w:val="24"/>
          <w:szCs w:val="24"/>
        </w:rPr>
        <w:t>figsize</w:t>
      </w:r>
      <w:proofErr w:type="spellEnd"/>
      <w:r>
        <w:rPr>
          <w:rFonts w:ascii="Consolas" w:hAnsi="Consolas"/>
          <w:color w:val="212529"/>
          <w:sz w:val="24"/>
          <w:szCs w:val="24"/>
        </w:rPr>
        <w:t>=(12,5))</w:t>
      </w:r>
    </w:p>
    <w:p w14:paraId="5557D49A"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plt.axis</w:t>
      </w:r>
      <w:proofErr w:type="spellEnd"/>
      <w:proofErr w:type="gramEnd"/>
      <w:r>
        <w:rPr>
          <w:rFonts w:ascii="Consolas" w:hAnsi="Consolas"/>
          <w:color w:val="212529"/>
          <w:sz w:val="24"/>
          <w:szCs w:val="24"/>
        </w:rPr>
        <w:t>('off')</w:t>
      </w:r>
    </w:p>
    <w:p w14:paraId="25840A5D"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plt.imshow</w:t>
      </w:r>
      <w:proofErr w:type="spellEnd"/>
      <w:proofErr w:type="gramEnd"/>
      <w:r>
        <w:rPr>
          <w:rFonts w:ascii="Consolas" w:hAnsi="Consolas"/>
          <w:color w:val="212529"/>
          <w:sz w:val="24"/>
          <w:szCs w:val="24"/>
        </w:rPr>
        <w:t>(</w:t>
      </w:r>
      <w:proofErr w:type="spellStart"/>
      <w:r>
        <w:rPr>
          <w:rFonts w:ascii="Consolas" w:hAnsi="Consolas"/>
          <w:color w:val="212529"/>
          <w:sz w:val="24"/>
          <w:szCs w:val="24"/>
        </w:rPr>
        <w:t>wordCloud</w:t>
      </w:r>
      <w:proofErr w:type="spellEnd"/>
      <w:r>
        <w:rPr>
          <w:rFonts w:ascii="Consolas" w:hAnsi="Consolas"/>
          <w:color w:val="212529"/>
          <w:sz w:val="24"/>
          <w:szCs w:val="24"/>
        </w:rPr>
        <w:t>)</w:t>
      </w:r>
    </w:p>
    <w:p w14:paraId="558E5346"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plt.show</w:t>
      </w:r>
      <w:proofErr w:type="spellEnd"/>
      <w:proofErr w:type="gramEnd"/>
      <w:r>
        <w:rPr>
          <w:rFonts w:ascii="Consolas" w:hAnsi="Consolas"/>
          <w:color w:val="212529"/>
          <w:sz w:val="24"/>
          <w:szCs w:val="24"/>
        </w:rPr>
        <w:t>()</w:t>
      </w:r>
    </w:p>
    <w:p w14:paraId="501D74D4" w14:textId="2069E6E2"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3E2A646F" wp14:editId="1D42A2BD">
            <wp:extent cx="5731510" cy="2948940"/>
            <wp:effectExtent l="0" t="0" r="2540" b="3810"/>
            <wp:docPr id="191303664" name="Picture 30" descr="wordcloud vacc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ordcloud vacci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1517BF09"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Daily vaccination trend per million  </w:t>
      </w:r>
    </w:p>
    <w:p w14:paraId="49673D9D" w14:textId="77777777" w:rsidR="001A4A49" w:rsidRPr="001A4A49" w:rsidRDefault="001A4A49" w:rsidP="001A4A49"/>
    <w:p w14:paraId="20B6216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lastRenderedPageBreak/>
        <w:t xml:space="preserve">fig = </w:t>
      </w:r>
      <w:proofErr w:type="spellStart"/>
      <w:proofErr w:type="gramStart"/>
      <w:r>
        <w:rPr>
          <w:rFonts w:ascii="Consolas" w:hAnsi="Consolas"/>
          <w:color w:val="212529"/>
          <w:sz w:val="24"/>
          <w:szCs w:val="24"/>
        </w:rPr>
        <w:t>px.line</w:t>
      </w:r>
      <w:proofErr w:type="spellEnd"/>
      <w:proofErr w:type="gramEnd"/>
      <w:r>
        <w:rPr>
          <w:rFonts w:ascii="Consolas" w:hAnsi="Consolas"/>
          <w:color w:val="212529"/>
          <w:sz w:val="24"/>
          <w:szCs w:val="24"/>
        </w:rPr>
        <w:t>(</w:t>
      </w:r>
      <w:proofErr w:type="spellStart"/>
      <w:r>
        <w:rPr>
          <w:rFonts w:ascii="Consolas" w:hAnsi="Consolas"/>
          <w:color w:val="212529"/>
          <w:sz w:val="24"/>
          <w:szCs w:val="24"/>
        </w:rPr>
        <w:t>df</w:t>
      </w:r>
      <w:proofErr w:type="spellEnd"/>
      <w:r>
        <w:rPr>
          <w:rFonts w:ascii="Consolas" w:hAnsi="Consolas"/>
          <w:color w:val="212529"/>
          <w:sz w:val="24"/>
          <w:szCs w:val="24"/>
        </w:rPr>
        <w:t>, x = 'date', y ='</w:t>
      </w:r>
      <w:proofErr w:type="spellStart"/>
      <w:r>
        <w:rPr>
          <w:rFonts w:ascii="Consolas" w:hAnsi="Consolas"/>
          <w:color w:val="212529"/>
          <w:sz w:val="24"/>
          <w:szCs w:val="24"/>
        </w:rPr>
        <w:t>daily_vaccinations_per_million</w:t>
      </w:r>
      <w:proofErr w:type="spellEnd"/>
      <w:r>
        <w:rPr>
          <w:rFonts w:ascii="Consolas" w:hAnsi="Consolas"/>
          <w:color w:val="212529"/>
          <w:sz w:val="24"/>
          <w:szCs w:val="24"/>
        </w:rPr>
        <w:t xml:space="preserve">', </w:t>
      </w:r>
      <w:proofErr w:type="spellStart"/>
      <w:r>
        <w:rPr>
          <w:rFonts w:ascii="Consolas" w:hAnsi="Consolas"/>
          <w:color w:val="212529"/>
          <w:sz w:val="24"/>
          <w:szCs w:val="24"/>
        </w:rPr>
        <w:t>color</w:t>
      </w:r>
      <w:proofErr w:type="spellEnd"/>
      <w:r>
        <w:rPr>
          <w:rFonts w:ascii="Consolas" w:hAnsi="Consolas"/>
          <w:color w:val="212529"/>
          <w:sz w:val="24"/>
          <w:szCs w:val="24"/>
        </w:rPr>
        <w:t xml:space="preserve"> = 'country')</w:t>
      </w:r>
    </w:p>
    <w:p w14:paraId="062C278A"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fig.update</w:t>
      </w:r>
      <w:proofErr w:type="gramEnd"/>
      <w:r>
        <w:rPr>
          <w:rFonts w:ascii="Consolas" w:hAnsi="Consolas"/>
          <w:color w:val="212529"/>
          <w:sz w:val="24"/>
          <w:szCs w:val="24"/>
        </w:rPr>
        <w:t>_layout</w:t>
      </w:r>
      <w:proofErr w:type="spellEnd"/>
      <w:r>
        <w:rPr>
          <w:rFonts w:ascii="Consolas" w:hAnsi="Consolas"/>
          <w:color w:val="212529"/>
          <w:sz w:val="24"/>
          <w:szCs w:val="24"/>
        </w:rPr>
        <w:t>(</w:t>
      </w:r>
    </w:p>
    <w:p w14:paraId="66F598A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w:t>
      </w:r>
    </w:p>
    <w:p w14:paraId="76EED98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'text</w:t>
      </w:r>
      <w:proofErr w:type="gramStart"/>
      <w:r>
        <w:rPr>
          <w:rFonts w:ascii="Consolas" w:hAnsi="Consolas"/>
          <w:color w:val="212529"/>
          <w:sz w:val="24"/>
          <w:szCs w:val="24"/>
        </w:rPr>
        <w:t>' :</w:t>
      </w:r>
      <w:proofErr w:type="gramEnd"/>
      <w:r>
        <w:rPr>
          <w:rFonts w:ascii="Consolas" w:hAnsi="Consolas"/>
          <w:color w:val="212529"/>
          <w:sz w:val="24"/>
          <w:szCs w:val="24"/>
        </w:rPr>
        <w:t xml:space="preserve"> "Daily vaccination trend per million",</w:t>
      </w:r>
    </w:p>
    <w:p w14:paraId="441BB7C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'y':0.95,</w:t>
      </w:r>
    </w:p>
    <w:p w14:paraId="76654B7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'x':0.5</w:t>
      </w:r>
    </w:p>
    <w:p w14:paraId="270C1035"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14D6994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xaxis_title</w:t>
      </w:r>
      <w:proofErr w:type="spellEnd"/>
      <w:r>
        <w:rPr>
          <w:rFonts w:ascii="Consolas" w:hAnsi="Consolas"/>
          <w:color w:val="212529"/>
          <w:sz w:val="24"/>
          <w:szCs w:val="24"/>
        </w:rPr>
        <w:t>="Date",</w:t>
      </w:r>
    </w:p>
    <w:p w14:paraId="07C3BC80"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yaxis_title</w:t>
      </w:r>
      <w:proofErr w:type="spellEnd"/>
      <w:r>
        <w:rPr>
          <w:rFonts w:ascii="Consolas" w:hAnsi="Consolas"/>
          <w:color w:val="212529"/>
          <w:sz w:val="24"/>
          <w:szCs w:val="24"/>
        </w:rPr>
        <w:t>="Daily Vaccinations per million"</w:t>
      </w:r>
    </w:p>
    <w:p w14:paraId="7B231D5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w:t>
      </w:r>
    </w:p>
    <w:p w14:paraId="0D297E35"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fig.show</w:t>
      </w:r>
      <w:proofErr w:type="spellEnd"/>
      <w:proofErr w:type="gramEnd"/>
      <w:r>
        <w:rPr>
          <w:rFonts w:ascii="Consolas" w:hAnsi="Consolas"/>
          <w:color w:val="212529"/>
          <w:sz w:val="24"/>
          <w:szCs w:val="24"/>
        </w:rPr>
        <w:t>()</w:t>
      </w:r>
    </w:p>
    <w:p w14:paraId="0BDB6470" w14:textId="655B36D4"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7B5BCAB1" wp14:editId="6F1DCD55">
            <wp:extent cx="5731510" cy="3996690"/>
            <wp:effectExtent l="0" t="0" r="2540" b="3810"/>
            <wp:docPr id="1471916315" name="Picture 29" descr="covid vaccination progress | daily vaccination trend per m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vid vaccination progress | daily vaccination trend per mill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96690"/>
                    </a:xfrm>
                    <a:prstGeom prst="rect">
                      <a:avLst/>
                    </a:prstGeom>
                    <a:noFill/>
                    <a:ln>
                      <a:noFill/>
                    </a:ln>
                  </pic:spPr>
                </pic:pic>
              </a:graphicData>
            </a:graphic>
          </wp:inline>
        </w:drawing>
      </w:r>
    </w:p>
    <w:p w14:paraId="2683E33E" w14:textId="77777777" w:rsidR="001A4A49" w:rsidRDefault="001A4A49" w:rsidP="001A4A49">
      <w:pPr>
        <w:pStyle w:val="Heading3"/>
        <w:shd w:val="clear" w:color="auto" w:fill="FFFFFF"/>
        <w:spacing w:before="0"/>
        <w:rPr>
          <w:rFonts w:ascii="Lato" w:hAnsi="Lato"/>
          <w:color w:val="222222"/>
          <w:sz w:val="36"/>
          <w:szCs w:val="36"/>
          <w:u w:val="single"/>
        </w:rPr>
      </w:pPr>
      <w:r>
        <w:rPr>
          <w:rFonts w:ascii="Lato" w:hAnsi="Lato"/>
          <w:color w:val="222222"/>
          <w:sz w:val="36"/>
          <w:szCs w:val="36"/>
          <w:u w:val="single"/>
        </w:rPr>
        <w:t>Total vaccinated – India vs the USA  </w:t>
      </w:r>
    </w:p>
    <w:p w14:paraId="3AD9E6C1" w14:textId="77777777" w:rsidR="001A4A49" w:rsidRPr="001A4A49" w:rsidRDefault="001A4A49" w:rsidP="001A4A49"/>
    <w:p w14:paraId="329CA7BD"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india_usa</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df</w:t>
      </w:r>
      <w:proofErr w:type="spellEnd"/>
      <w:r>
        <w:rPr>
          <w:rFonts w:ascii="Consolas" w:hAnsi="Consolas"/>
          <w:color w:val="212529"/>
          <w:sz w:val="24"/>
          <w:szCs w:val="24"/>
        </w:rPr>
        <w:t>[</w:t>
      </w:r>
      <w:proofErr w:type="spellStart"/>
      <w:proofErr w:type="gramEnd"/>
      <w:r>
        <w:rPr>
          <w:rFonts w:ascii="Consolas" w:hAnsi="Consolas"/>
          <w:color w:val="212529"/>
          <w:sz w:val="24"/>
          <w:szCs w:val="24"/>
        </w:rPr>
        <w:t>df.country</w:t>
      </w:r>
      <w:proofErr w:type="spellEnd"/>
      <w:r>
        <w:rPr>
          <w:rFonts w:ascii="Consolas" w:hAnsi="Consolas"/>
          <w:color w:val="212529"/>
          <w:sz w:val="24"/>
          <w:szCs w:val="24"/>
        </w:rPr>
        <w:t xml:space="preserve"> == 'United States'], </w:t>
      </w:r>
      <w:proofErr w:type="spellStart"/>
      <w:r>
        <w:rPr>
          <w:rFonts w:ascii="Consolas" w:hAnsi="Consolas"/>
          <w:color w:val="212529"/>
          <w:sz w:val="24"/>
          <w:szCs w:val="24"/>
        </w:rPr>
        <w:t>df</w:t>
      </w:r>
      <w:proofErr w:type="spellEnd"/>
      <w:r>
        <w:rPr>
          <w:rFonts w:ascii="Consolas" w:hAnsi="Consolas"/>
          <w:color w:val="212529"/>
          <w:sz w:val="24"/>
          <w:szCs w:val="24"/>
        </w:rPr>
        <w:t>[</w:t>
      </w:r>
      <w:proofErr w:type="spellStart"/>
      <w:r>
        <w:rPr>
          <w:rFonts w:ascii="Consolas" w:hAnsi="Consolas"/>
          <w:color w:val="212529"/>
          <w:sz w:val="24"/>
          <w:szCs w:val="24"/>
        </w:rPr>
        <w:t>df.country</w:t>
      </w:r>
      <w:proofErr w:type="spellEnd"/>
      <w:r>
        <w:rPr>
          <w:rFonts w:ascii="Consolas" w:hAnsi="Consolas"/>
          <w:color w:val="212529"/>
          <w:sz w:val="24"/>
          <w:szCs w:val="24"/>
        </w:rPr>
        <w:t xml:space="preserve"> == 'India']]</w:t>
      </w:r>
    </w:p>
    <w:p w14:paraId="3EDBBD93"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result = </w:t>
      </w:r>
      <w:proofErr w:type="spellStart"/>
      <w:proofErr w:type="gramStart"/>
      <w:r>
        <w:rPr>
          <w:rFonts w:ascii="Consolas" w:hAnsi="Consolas"/>
          <w:color w:val="212529"/>
          <w:sz w:val="24"/>
          <w:szCs w:val="24"/>
        </w:rPr>
        <w:t>pd.concat</w:t>
      </w:r>
      <w:proofErr w:type="spellEnd"/>
      <w:proofErr w:type="gramEnd"/>
      <w:r>
        <w:rPr>
          <w:rFonts w:ascii="Consolas" w:hAnsi="Consolas"/>
          <w:color w:val="212529"/>
          <w:sz w:val="24"/>
          <w:szCs w:val="24"/>
        </w:rPr>
        <w:t>(</w:t>
      </w:r>
      <w:proofErr w:type="spellStart"/>
      <w:r>
        <w:rPr>
          <w:rFonts w:ascii="Consolas" w:hAnsi="Consolas"/>
          <w:color w:val="212529"/>
          <w:sz w:val="24"/>
          <w:szCs w:val="24"/>
        </w:rPr>
        <w:t>india_usa</w:t>
      </w:r>
      <w:proofErr w:type="spellEnd"/>
      <w:r>
        <w:rPr>
          <w:rFonts w:ascii="Consolas" w:hAnsi="Consolas"/>
          <w:color w:val="212529"/>
          <w:sz w:val="24"/>
          <w:szCs w:val="24"/>
        </w:rPr>
        <w:t>)</w:t>
      </w:r>
    </w:p>
    <w:p w14:paraId="0F0487EC"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fig = </w:t>
      </w:r>
      <w:proofErr w:type="spellStart"/>
      <w:proofErr w:type="gramStart"/>
      <w:r>
        <w:rPr>
          <w:rFonts w:ascii="Consolas" w:hAnsi="Consolas"/>
          <w:color w:val="212529"/>
          <w:sz w:val="24"/>
          <w:szCs w:val="24"/>
        </w:rPr>
        <w:t>px.line</w:t>
      </w:r>
      <w:proofErr w:type="spellEnd"/>
      <w:proofErr w:type="gramEnd"/>
      <w:r>
        <w:rPr>
          <w:rFonts w:ascii="Consolas" w:hAnsi="Consolas"/>
          <w:color w:val="212529"/>
          <w:sz w:val="24"/>
          <w:szCs w:val="24"/>
        </w:rPr>
        <w:t>(result, x = 'date', y ='</w:t>
      </w:r>
      <w:proofErr w:type="spellStart"/>
      <w:r>
        <w:rPr>
          <w:rFonts w:ascii="Consolas" w:hAnsi="Consolas"/>
          <w:color w:val="212529"/>
          <w:sz w:val="24"/>
          <w:szCs w:val="24"/>
        </w:rPr>
        <w:t>total_vaccinations</w:t>
      </w:r>
      <w:proofErr w:type="spellEnd"/>
      <w:r>
        <w:rPr>
          <w:rFonts w:ascii="Consolas" w:hAnsi="Consolas"/>
          <w:color w:val="212529"/>
          <w:sz w:val="24"/>
          <w:szCs w:val="24"/>
        </w:rPr>
        <w:t xml:space="preserve">', </w:t>
      </w:r>
      <w:proofErr w:type="spellStart"/>
      <w:r>
        <w:rPr>
          <w:rFonts w:ascii="Consolas" w:hAnsi="Consolas"/>
          <w:color w:val="212529"/>
          <w:sz w:val="24"/>
          <w:szCs w:val="24"/>
        </w:rPr>
        <w:t>color</w:t>
      </w:r>
      <w:proofErr w:type="spellEnd"/>
      <w:r>
        <w:rPr>
          <w:rFonts w:ascii="Consolas" w:hAnsi="Consolas"/>
          <w:color w:val="212529"/>
          <w:sz w:val="24"/>
          <w:szCs w:val="24"/>
        </w:rPr>
        <w:t xml:space="preserve"> = 'country')</w:t>
      </w:r>
    </w:p>
    <w:p w14:paraId="3BDF2234"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fig.update</w:t>
      </w:r>
      <w:proofErr w:type="gramEnd"/>
      <w:r>
        <w:rPr>
          <w:rFonts w:ascii="Consolas" w:hAnsi="Consolas"/>
          <w:color w:val="212529"/>
          <w:sz w:val="24"/>
          <w:szCs w:val="24"/>
        </w:rPr>
        <w:t>_layout</w:t>
      </w:r>
      <w:proofErr w:type="spellEnd"/>
      <w:r>
        <w:rPr>
          <w:rFonts w:ascii="Consolas" w:hAnsi="Consolas"/>
          <w:color w:val="212529"/>
          <w:sz w:val="24"/>
          <w:szCs w:val="24"/>
        </w:rPr>
        <w:t>(</w:t>
      </w:r>
    </w:p>
    <w:p w14:paraId="7A300AF1"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title</w:t>
      </w:r>
      <w:proofErr w:type="gramStart"/>
      <w:r>
        <w:rPr>
          <w:rFonts w:ascii="Consolas" w:hAnsi="Consolas"/>
          <w:color w:val="212529"/>
          <w:sz w:val="24"/>
          <w:szCs w:val="24"/>
        </w:rPr>
        <w:t>={</w:t>
      </w:r>
      <w:proofErr w:type="gramEnd"/>
    </w:p>
    <w:p w14:paraId="2020A887"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'text</w:t>
      </w:r>
      <w:proofErr w:type="gramStart"/>
      <w:r>
        <w:rPr>
          <w:rFonts w:ascii="Consolas" w:hAnsi="Consolas"/>
          <w:color w:val="212529"/>
          <w:sz w:val="24"/>
          <w:szCs w:val="24"/>
        </w:rPr>
        <w:t>' :</w:t>
      </w:r>
      <w:proofErr w:type="gramEnd"/>
      <w:r>
        <w:rPr>
          <w:rFonts w:ascii="Consolas" w:hAnsi="Consolas"/>
          <w:color w:val="212529"/>
          <w:sz w:val="24"/>
          <w:szCs w:val="24"/>
        </w:rPr>
        <w:t xml:space="preserve"> "Total vaccinated - India vs USA",</w:t>
      </w:r>
    </w:p>
    <w:p w14:paraId="1FEE08F4"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'y':0.95,</w:t>
      </w:r>
    </w:p>
    <w:p w14:paraId="09DA3E2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'x':0.5</w:t>
      </w:r>
    </w:p>
    <w:p w14:paraId="14900D68"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
    <w:p w14:paraId="755F0613"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 xml:space="preserve">    </w:t>
      </w:r>
      <w:proofErr w:type="spellStart"/>
      <w:r>
        <w:rPr>
          <w:rFonts w:ascii="Consolas" w:hAnsi="Consolas"/>
          <w:color w:val="212529"/>
          <w:sz w:val="24"/>
          <w:szCs w:val="24"/>
        </w:rPr>
        <w:t>xaxis_title</w:t>
      </w:r>
      <w:proofErr w:type="spellEnd"/>
      <w:r>
        <w:rPr>
          <w:rFonts w:ascii="Consolas" w:hAnsi="Consolas"/>
          <w:color w:val="212529"/>
          <w:sz w:val="24"/>
          <w:szCs w:val="24"/>
        </w:rPr>
        <w:t>="Date",</w:t>
      </w:r>
    </w:p>
    <w:p w14:paraId="5979090D"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lastRenderedPageBreak/>
        <w:t xml:space="preserve">    </w:t>
      </w:r>
      <w:proofErr w:type="spellStart"/>
      <w:r>
        <w:rPr>
          <w:rFonts w:ascii="Consolas" w:hAnsi="Consolas"/>
          <w:color w:val="212529"/>
          <w:sz w:val="24"/>
          <w:szCs w:val="24"/>
        </w:rPr>
        <w:t>yaxis_title</w:t>
      </w:r>
      <w:proofErr w:type="spellEnd"/>
      <w:r>
        <w:rPr>
          <w:rFonts w:ascii="Consolas" w:hAnsi="Consolas"/>
          <w:color w:val="212529"/>
          <w:sz w:val="24"/>
          <w:szCs w:val="24"/>
        </w:rPr>
        <w:t>="Total Vaccinations"</w:t>
      </w:r>
    </w:p>
    <w:p w14:paraId="135D2532" w14:textId="77777777" w:rsidR="001A4A49" w:rsidRDefault="001A4A49" w:rsidP="001A4A49">
      <w:pPr>
        <w:pStyle w:val="HTMLPreformatted"/>
        <w:shd w:val="clear" w:color="auto" w:fill="FFFFFF"/>
        <w:rPr>
          <w:rFonts w:ascii="Consolas" w:hAnsi="Consolas"/>
          <w:color w:val="212529"/>
          <w:sz w:val="24"/>
          <w:szCs w:val="24"/>
        </w:rPr>
      </w:pPr>
      <w:r>
        <w:rPr>
          <w:rFonts w:ascii="Consolas" w:hAnsi="Consolas"/>
          <w:color w:val="212529"/>
          <w:sz w:val="24"/>
          <w:szCs w:val="24"/>
        </w:rPr>
        <w:t>)</w:t>
      </w:r>
    </w:p>
    <w:p w14:paraId="7768B119" w14:textId="77777777" w:rsidR="001A4A49" w:rsidRDefault="001A4A49" w:rsidP="001A4A49">
      <w:pPr>
        <w:pStyle w:val="HTMLPreformatted"/>
        <w:shd w:val="clear" w:color="auto" w:fill="FFFFFF"/>
        <w:rPr>
          <w:rFonts w:ascii="Consolas" w:hAnsi="Consolas"/>
          <w:color w:val="212529"/>
          <w:sz w:val="24"/>
          <w:szCs w:val="24"/>
        </w:rPr>
      </w:pPr>
      <w:proofErr w:type="spellStart"/>
      <w:proofErr w:type="gramStart"/>
      <w:r>
        <w:rPr>
          <w:rFonts w:ascii="Consolas" w:hAnsi="Consolas"/>
          <w:color w:val="212529"/>
          <w:sz w:val="24"/>
          <w:szCs w:val="24"/>
        </w:rPr>
        <w:t>fig.show</w:t>
      </w:r>
      <w:proofErr w:type="spellEnd"/>
      <w:proofErr w:type="gramEnd"/>
      <w:r>
        <w:rPr>
          <w:rFonts w:ascii="Consolas" w:hAnsi="Consolas"/>
          <w:color w:val="212529"/>
          <w:sz w:val="24"/>
          <w:szCs w:val="24"/>
        </w:rPr>
        <w:t>()</w:t>
      </w:r>
    </w:p>
    <w:p w14:paraId="065F064B" w14:textId="0496D579"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0B7BD660" wp14:editId="007ADDAD">
            <wp:extent cx="5731510" cy="3966845"/>
            <wp:effectExtent l="0" t="0" r="2540" b="0"/>
            <wp:docPr id="1874334182" name="Picture 28" descr="total vaccinated India v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tal vaccinated India vs US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6845"/>
                    </a:xfrm>
                    <a:prstGeom prst="rect">
                      <a:avLst/>
                    </a:prstGeom>
                    <a:noFill/>
                    <a:ln>
                      <a:noFill/>
                    </a:ln>
                  </pic:spPr>
                </pic:pic>
              </a:graphicData>
            </a:graphic>
          </wp:inline>
        </w:drawing>
      </w:r>
    </w:p>
    <w:p w14:paraId="0681289E" w14:textId="77777777" w:rsidR="001A4A49" w:rsidRDefault="001A4A49" w:rsidP="001A4A49">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14:paraId="59A9DF70" w14:textId="77777777" w:rsidR="001A4A49" w:rsidRDefault="001A4A49" w:rsidP="001A4A49">
      <w:pPr>
        <w:shd w:val="clear" w:color="auto" w:fill="FFFFFF"/>
        <w:spacing w:after="100" w:afterAutospacing="1" w:line="495" w:lineRule="atLeast"/>
        <w:jc w:val="both"/>
        <w:rPr>
          <w:rFonts w:ascii="Lato" w:hAnsi="Lato"/>
          <w:color w:val="222222"/>
          <w:sz w:val="27"/>
          <w:szCs w:val="27"/>
        </w:rPr>
      </w:pPr>
      <w:r>
        <w:rPr>
          <w:rFonts w:ascii="Lato" w:hAnsi="Lato"/>
          <w:b/>
          <w:bCs/>
          <w:color w:val="222222"/>
          <w:sz w:val="48"/>
          <w:szCs w:val="48"/>
          <w:u w:val="single"/>
        </w:rPr>
        <w:t>MAPS </w:t>
      </w:r>
    </w:p>
    <w:p w14:paraId="10356CB4" w14:textId="77777777" w:rsidR="001A4A49" w:rsidRDefault="001A4A49" w:rsidP="001A4A49">
      <w:pPr>
        <w:pStyle w:val="Heading3"/>
        <w:shd w:val="clear" w:color="auto" w:fill="FFFFFF"/>
        <w:spacing w:before="0"/>
        <w:rPr>
          <w:rFonts w:ascii="Lato" w:hAnsi="Lato"/>
          <w:color w:val="222222"/>
          <w:sz w:val="36"/>
          <w:szCs w:val="36"/>
        </w:rPr>
      </w:pPr>
      <w:r>
        <w:rPr>
          <w:rFonts w:ascii="Lato" w:hAnsi="Lato"/>
          <w:color w:val="222222"/>
          <w:sz w:val="36"/>
          <w:szCs w:val="36"/>
        </w:rPr>
        <w:t>Most vaccinated country</w:t>
      </w:r>
    </w:p>
    <w:p w14:paraId="4562031E" w14:textId="77777777" w:rsidR="001A4A49" w:rsidRPr="001A4A49" w:rsidRDefault="001A4A49" w:rsidP="001A4A49"/>
    <w:p w14:paraId="6C97F36E"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plot_</w:t>
      </w:r>
      <w:proofErr w:type="gramStart"/>
      <w:r>
        <w:rPr>
          <w:rFonts w:ascii="Consolas" w:hAnsi="Consolas"/>
          <w:color w:val="212529"/>
          <w:sz w:val="24"/>
          <w:szCs w:val="24"/>
        </w:rPr>
        <w:t>map</w:t>
      </w:r>
      <w:proofErr w:type="spellEnd"/>
      <w:r>
        <w:rPr>
          <w:rFonts w:ascii="Consolas" w:hAnsi="Consolas"/>
          <w:color w:val="212529"/>
          <w:sz w:val="24"/>
          <w:szCs w:val="24"/>
        </w:rPr>
        <w:t>(</w:t>
      </w:r>
      <w:proofErr w:type="gramEnd"/>
      <w:r>
        <w:rPr>
          <w:rFonts w:ascii="Consolas" w:hAnsi="Consolas"/>
          <w:color w:val="212529"/>
          <w:sz w:val="24"/>
          <w:szCs w:val="24"/>
        </w:rPr>
        <w:t>'</w:t>
      </w:r>
      <w:proofErr w:type="spellStart"/>
      <w:r>
        <w:rPr>
          <w:rFonts w:ascii="Consolas" w:hAnsi="Consolas"/>
          <w:color w:val="212529"/>
          <w:sz w:val="24"/>
          <w:szCs w:val="24"/>
        </w:rPr>
        <w:t>total_vaccinations','Most</w:t>
      </w:r>
      <w:proofErr w:type="spellEnd"/>
      <w:r>
        <w:rPr>
          <w:rFonts w:ascii="Consolas" w:hAnsi="Consolas"/>
          <w:color w:val="212529"/>
          <w:sz w:val="24"/>
          <w:szCs w:val="24"/>
        </w:rPr>
        <w:t xml:space="preserve"> vaccinated country', None)</w:t>
      </w:r>
    </w:p>
    <w:p w14:paraId="1C62AC16" w14:textId="5860A1F9"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28DBCDE9" wp14:editId="1DAB86D7">
            <wp:extent cx="5731510" cy="3289935"/>
            <wp:effectExtent l="0" t="0" r="2540" b="5715"/>
            <wp:docPr id="1410643651" name="Picture 27" descr="most vaccinated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st vaccinated countr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noFill/>
                    </a:ln>
                  </pic:spPr>
                </pic:pic>
              </a:graphicData>
            </a:graphic>
          </wp:inline>
        </w:drawing>
      </w:r>
    </w:p>
    <w:p w14:paraId="10709BD7" w14:textId="77777777" w:rsidR="001A4A49" w:rsidRDefault="001A4A49" w:rsidP="001A4A49">
      <w:pPr>
        <w:pStyle w:val="Heading3"/>
        <w:shd w:val="clear" w:color="auto" w:fill="FFFFFF"/>
        <w:spacing w:before="0"/>
        <w:rPr>
          <w:rFonts w:ascii="Lato" w:hAnsi="Lato"/>
          <w:color w:val="222222"/>
          <w:sz w:val="36"/>
          <w:szCs w:val="36"/>
        </w:rPr>
      </w:pPr>
      <w:r>
        <w:rPr>
          <w:rFonts w:ascii="Lato" w:hAnsi="Lato"/>
          <w:color w:val="222222"/>
          <w:sz w:val="36"/>
          <w:szCs w:val="36"/>
        </w:rPr>
        <w:t>Vaccines Used in Different countries</w:t>
      </w:r>
    </w:p>
    <w:p w14:paraId="1718F2AE" w14:textId="77777777" w:rsidR="001A4A49" w:rsidRPr="001A4A49" w:rsidRDefault="001A4A49" w:rsidP="001A4A49"/>
    <w:p w14:paraId="4B174465"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plot_</w:t>
      </w:r>
      <w:proofErr w:type="gramStart"/>
      <w:r>
        <w:rPr>
          <w:rFonts w:ascii="Consolas" w:hAnsi="Consolas"/>
          <w:color w:val="212529"/>
          <w:sz w:val="24"/>
          <w:szCs w:val="24"/>
        </w:rPr>
        <w:t>map</w:t>
      </w:r>
      <w:proofErr w:type="spellEnd"/>
      <w:r>
        <w:rPr>
          <w:rFonts w:ascii="Consolas" w:hAnsi="Consolas"/>
          <w:color w:val="212529"/>
          <w:sz w:val="24"/>
          <w:szCs w:val="24"/>
        </w:rPr>
        <w:t>(</w:t>
      </w:r>
      <w:proofErr w:type="gramEnd"/>
      <w:r>
        <w:rPr>
          <w:rFonts w:ascii="Consolas" w:hAnsi="Consolas"/>
          <w:color w:val="212529"/>
          <w:sz w:val="24"/>
          <w:szCs w:val="24"/>
        </w:rPr>
        <w:t>'</w:t>
      </w:r>
      <w:proofErr w:type="spellStart"/>
      <w:r>
        <w:rPr>
          <w:rFonts w:ascii="Consolas" w:hAnsi="Consolas"/>
          <w:color w:val="212529"/>
          <w:sz w:val="24"/>
          <w:szCs w:val="24"/>
        </w:rPr>
        <w:t>vaccines','Vaccines</w:t>
      </w:r>
      <w:proofErr w:type="spellEnd"/>
      <w:r>
        <w:rPr>
          <w:rFonts w:ascii="Consolas" w:hAnsi="Consolas"/>
          <w:color w:val="212529"/>
          <w:sz w:val="24"/>
          <w:szCs w:val="24"/>
        </w:rPr>
        <w:t xml:space="preserve"> Used in Different countries', None)</w:t>
      </w:r>
    </w:p>
    <w:p w14:paraId="56A7C6DC" w14:textId="79CE2C6C" w:rsidR="001A4A49" w:rsidRDefault="001A4A49" w:rsidP="001A4A49">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13771D7E" wp14:editId="1CDD889A">
            <wp:extent cx="5731510" cy="3520440"/>
            <wp:effectExtent l="0" t="0" r="2540" b="3810"/>
            <wp:docPr id="1585987285" name="Picture 26" descr="vaccines used in different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ccines used in different countr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14:paraId="7D84BC89" w14:textId="77777777" w:rsidR="001A4A49" w:rsidRDefault="001A4A49" w:rsidP="001A4A49">
      <w:pPr>
        <w:pStyle w:val="Heading3"/>
        <w:shd w:val="clear" w:color="auto" w:fill="FFFFFF"/>
        <w:spacing w:before="0"/>
        <w:rPr>
          <w:rFonts w:ascii="Lato" w:hAnsi="Lato"/>
          <w:color w:val="222222"/>
          <w:sz w:val="36"/>
          <w:szCs w:val="36"/>
        </w:rPr>
      </w:pPr>
      <w:r>
        <w:rPr>
          <w:rFonts w:ascii="Lato" w:hAnsi="Lato"/>
          <w:color w:val="222222"/>
          <w:sz w:val="36"/>
          <w:szCs w:val="36"/>
        </w:rPr>
        <w:t>People fully vaccinated in Different countries </w:t>
      </w:r>
    </w:p>
    <w:p w14:paraId="55935997" w14:textId="77777777" w:rsidR="001A4A49" w:rsidRPr="001A4A49" w:rsidRDefault="001A4A49" w:rsidP="001A4A49"/>
    <w:p w14:paraId="6841D312" w14:textId="77777777" w:rsidR="001A4A49" w:rsidRDefault="001A4A49" w:rsidP="001A4A49">
      <w:pPr>
        <w:pStyle w:val="HTMLPreformatted"/>
        <w:shd w:val="clear" w:color="auto" w:fill="FFFFFF"/>
        <w:rPr>
          <w:rFonts w:ascii="Consolas" w:hAnsi="Consolas"/>
          <w:color w:val="212529"/>
          <w:sz w:val="24"/>
          <w:szCs w:val="24"/>
        </w:rPr>
      </w:pPr>
      <w:proofErr w:type="spellStart"/>
      <w:r>
        <w:rPr>
          <w:rFonts w:ascii="Consolas" w:hAnsi="Consolas"/>
          <w:color w:val="212529"/>
          <w:sz w:val="24"/>
          <w:szCs w:val="24"/>
        </w:rPr>
        <w:t>plot_</w:t>
      </w:r>
      <w:proofErr w:type="gramStart"/>
      <w:r>
        <w:rPr>
          <w:rFonts w:ascii="Consolas" w:hAnsi="Consolas"/>
          <w:color w:val="212529"/>
          <w:sz w:val="24"/>
          <w:szCs w:val="24"/>
        </w:rPr>
        <w:t>map</w:t>
      </w:r>
      <w:proofErr w:type="spellEnd"/>
      <w:r>
        <w:rPr>
          <w:rFonts w:ascii="Consolas" w:hAnsi="Consolas"/>
          <w:color w:val="212529"/>
          <w:sz w:val="24"/>
          <w:szCs w:val="24"/>
        </w:rPr>
        <w:t>(</w:t>
      </w:r>
      <w:proofErr w:type="gramEnd"/>
      <w:r>
        <w:rPr>
          <w:rFonts w:ascii="Consolas" w:hAnsi="Consolas"/>
          <w:color w:val="212529"/>
          <w:sz w:val="24"/>
          <w:szCs w:val="24"/>
        </w:rPr>
        <w:t>'</w:t>
      </w:r>
      <w:proofErr w:type="spellStart"/>
      <w:r>
        <w:rPr>
          <w:rFonts w:ascii="Consolas" w:hAnsi="Consolas"/>
          <w:color w:val="212529"/>
          <w:sz w:val="24"/>
          <w:szCs w:val="24"/>
        </w:rPr>
        <w:t>people_fully_vaccinated','People</w:t>
      </w:r>
      <w:proofErr w:type="spellEnd"/>
      <w:r>
        <w:rPr>
          <w:rFonts w:ascii="Consolas" w:hAnsi="Consolas"/>
          <w:color w:val="212529"/>
          <w:sz w:val="24"/>
          <w:szCs w:val="24"/>
        </w:rPr>
        <w:t xml:space="preserve"> fully vaccinated in Different countries', '</w:t>
      </w:r>
      <w:proofErr w:type="spellStart"/>
      <w:r>
        <w:rPr>
          <w:rFonts w:ascii="Consolas" w:hAnsi="Consolas"/>
          <w:color w:val="212529"/>
          <w:sz w:val="24"/>
          <w:szCs w:val="24"/>
        </w:rPr>
        <w:t>haline</w:t>
      </w:r>
      <w:proofErr w:type="spellEnd"/>
      <w:r>
        <w:rPr>
          <w:rFonts w:ascii="Consolas" w:hAnsi="Consolas"/>
          <w:color w:val="212529"/>
          <w:sz w:val="24"/>
          <w:szCs w:val="24"/>
        </w:rPr>
        <w:t>')</w:t>
      </w:r>
    </w:p>
    <w:p w14:paraId="404B4AC2" w14:textId="31ADBE0E" w:rsidR="001A4A49" w:rsidRDefault="001A4A49" w:rsidP="001A4A49">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14:anchorId="5BB326F1" wp14:editId="5A20A6D9">
            <wp:extent cx="5731510" cy="3414395"/>
            <wp:effectExtent l="0" t="0" r="2540" b="0"/>
            <wp:docPr id="2144595625" name="Picture 25" descr="people fully vaccinated in different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eople fully vaccinated in different countr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29204E98" w14:textId="77777777" w:rsidR="004F10A8" w:rsidRDefault="004F10A8" w:rsidP="004F10A8">
      <w:pPr>
        <w:pStyle w:val="HTMLPreformatted"/>
        <w:shd w:val="clear" w:color="auto" w:fill="FFFFFF"/>
        <w:rPr>
          <w:rFonts w:ascii="Consolas" w:hAnsi="Consolas"/>
          <w:color w:val="212529"/>
          <w:sz w:val="24"/>
          <w:szCs w:val="24"/>
        </w:rPr>
      </w:pPr>
    </w:p>
    <w:p w14:paraId="1607F591" w14:textId="77777777" w:rsidR="004F10A8" w:rsidRDefault="004F10A8" w:rsidP="004F10A8">
      <w:pPr>
        <w:pStyle w:val="HTMLPreformatted"/>
        <w:shd w:val="clear" w:color="auto" w:fill="FFFFFF"/>
        <w:rPr>
          <w:rFonts w:ascii="Consolas" w:hAnsi="Consolas"/>
          <w:color w:val="212529"/>
          <w:sz w:val="24"/>
          <w:szCs w:val="24"/>
        </w:rPr>
      </w:pPr>
    </w:p>
    <w:p w14:paraId="090EE818" w14:textId="77777777" w:rsidR="004F10A8" w:rsidRDefault="004F10A8" w:rsidP="004F10A8">
      <w:pPr>
        <w:pStyle w:val="HTMLPreformatted"/>
        <w:shd w:val="clear" w:color="auto" w:fill="FFFFFF"/>
        <w:rPr>
          <w:rFonts w:ascii="Consolas" w:hAnsi="Consolas"/>
          <w:color w:val="212529"/>
          <w:sz w:val="24"/>
          <w:szCs w:val="24"/>
        </w:rPr>
      </w:pPr>
    </w:p>
    <w:p w14:paraId="37764EC4" w14:textId="10E0DC49" w:rsidR="004F10A8" w:rsidRPr="001B3A99" w:rsidRDefault="00EA56A8" w:rsidP="004F10A8">
      <w:pPr>
        <w:pStyle w:val="HTMLPreformatted"/>
        <w:shd w:val="clear" w:color="auto" w:fill="FFFFFF"/>
        <w:rPr>
          <w:rFonts w:ascii="Consolas" w:hAnsi="Consolas"/>
          <w:color w:val="212529"/>
          <w:sz w:val="24"/>
          <w:szCs w:val="24"/>
          <w:u w:val="single"/>
        </w:rPr>
      </w:pPr>
      <w:r w:rsidRPr="001B3A99">
        <w:rPr>
          <w:sz w:val="40"/>
          <w:u w:val="single"/>
        </w:rPr>
        <w:t>Conclusion and Future Work (Phase 2</w:t>
      </w:r>
      <w:r w:rsidR="001A4A49" w:rsidRPr="001B3A99">
        <w:rPr>
          <w:sz w:val="40"/>
          <w:u w:val="single"/>
        </w:rPr>
        <w:t>)</w:t>
      </w:r>
    </w:p>
    <w:p w14:paraId="2BE439E1" w14:textId="50B88F91" w:rsidR="00EA56A8" w:rsidRPr="001B3A99" w:rsidRDefault="00EA56A8" w:rsidP="00EA56A8">
      <w:pPr>
        <w:spacing w:after="484" w:line="244" w:lineRule="auto"/>
        <w:ind w:left="-5" w:right="-15" w:hanging="10"/>
        <w:rPr>
          <w:u w:val="single"/>
        </w:rPr>
      </w:pPr>
    </w:p>
    <w:p w14:paraId="6D8D345E" w14:textId="77777777" w:rsidR="00EA56A8" w:rsidRDefault="00EA56A8" w:rsidP="00EA56A8">
      <w:pPr>
        <w:pStyle w:val="Heading1"/>
      </w:pPr>
      <w:r>
        <w:t>Project Conclusion:</w:t>
      </w:r>
    </w:p>
    <w:p w14:paraId="4CE95A19" w14:textId="4C977885" w:rsidR="001B3A99" w:rsidRPr="001B3A99" w:rsidRDefault="00EA56A8" w:rsidP="001B3A99">
      <w:pPr>
        <w:spacing w:after="377"/>
      </w:pPr>
      <w:r>
        <w:rPr>
          <w:sz w:val="16"/>
        </w:rPr>
        <w:sym w:font="Times New Roman" w:char="F06C"/>
      </w:r>
      <w:r>
        <w:rPr>
          <w:sz w:val="16"/>
        </w:rPr>
        <w:t xml:space="preserve"> </w:t>
      </w:r>
      <w:r>
        <w:t xml:space="preserve">In the Phase 2 conclusion, </w:t>
      </w:r>
      <w:r w:rsidR="001B3A99" w:rsidRPr="001B3A99">
        <w:rPr>
          <w:b/>
          <w:bCs/>
        </w:rPr>
        <w:t xml:space="preserve">Covid-19 Vaccine Data Analysis </w:t>
      </w:r>
      <w:proofErr w:type="gramStart"/>
      <w:r w:rsidR="001B3A99" w:rsidRPr="001B3A99">
        <w:t>provides  valuable</w:t>
      </w:r>
      <w:proofErr w:type="gramEnd"/>
      <w:r w:rsidR="001B3A99" w:rsidRPr="001B3A99">
        <w:t xml:space="preserve"> insights into the efﬁcacy and safety of the vaccines.  The data obtained from clinical trials, real-world studies, </w:t>
      </w:r>
      <w:proofErr w:type="gramStart"/>
      <w:r w:rsidR="001B3A99" w:rsidRPr="001B3A99">
        <w:t>and  adverse</w:t>
      </w:r>
      <w:proofErr w:type="gramEnd"/>
      <w:r w:rsidR="001B3A99" w:rsidRPr="001B3A99">
        <w:t xml:space="preserve"> event reports is essential for ensuring that the  vaccines are effective and safe. Ongoing research is </w:t>
      </w:r>
      <w:proofErr w:type="gramStart"/>
      <w:r w:rsidR="001B3A99" w:rsidRPr="001B3A99">
        <w:t>necessary  to</w:t>
      </w:r>
      <w:proofErr w:type="gramEnd"/>
      <w:r w:rsidR="001B3A99" w:rsidRPr="001B3A99">
        <w:t xml:space="preserve"> develop new vaccines and to study the long-term effects of  the vaccines.</w:t>
      </w:r>
      <w:r w:rsidR="001B3A99" w:rsidRPr="001B3A99">
        <w:rPr>
          <w:lang w:val="en-US"/>
        </w:rPr>
        <w:t>.</w:t>
      </w:r>
    </w:p>
    <w:p w14:paraId="4099FE1A" w14:textId="77777777" w:rsidR="001B3A99" w:rsidRPr="001B3A99" w:rsidRDefault="00EA56A8" w:rsidP="001B3A99">
      <w:pPr>
        <w:spacing w:after="377"/>
      </w:pPr>
      <w:r>
        <w:rPr>
          <w:sz w:val="16"/>
        </w:rPr>
        <w:sym w:font="Times New Roman" w:char="F06C"/>
      </w:r>
      <w:r>
        <w:rPr>
          <w:sz w:val="16"/>
        </w:rPr>
        <w:t xml:space="preserve"> </w:t>
      </w:r>
      <w:r>
        <w:t xml:space="preserve">Future Work: </w:t>
      </w:r>
      <w:r w:rsidR="001B3A99" w:rsidRPr="001B3A99">
        <w:rPr>
          <w:b/>
          <w:bCs/>
        </w:rPr>
        <w:t xml:space="preserve">Future Developments </w:t>
      </w:r>
      <w:r w:rsidR="001B3A99" w:rsidRPr="001B3A99">
        <w:t xml:space="preserve">in Covid-19 </w:t>
      </w:r>
      <w:proofErr w:type="gramStart"/>
      <w:r w:rsidR="001B3A99" w:rsidRPr="001B3A99">
        <w:t>vaccine  research</w:t>
      </w:r>
      <w:proofErr w:type="gramEnd"/>
      <w:r w:rsidR="001B3A99" w:rsidRPr="001B3A99">
        <w:t xml:space="preserve"> include the development of new  vaccines, booster shots, and the study of long-  term vaccine efﬁcacy and safety. </w:t>
      </w:r>
      <w:proofErr w:type="gramStart"/>
      <w:r w:rsidR="001B3A99" w:rsidRPr="001B3A99">
        <w:t>Ongoing  research</w:t>
      </w:r>
      <w:proofErr w:type="gramEnd"/>
      <w:r w:rsidR="001B3A99" w:rsidRPr="001B3A99">
        <w:t xml:space="preserve"> is essential to ensure that we have  effective tools to combat the pandemic.</w:t>
      </w:r>
    </w:p>
    <w:p w14:paraId="4C30B245" w14:textId="6EB61145" w:rsidR="002027AA" w:rsidRDefault="002027AA" w:rsidP="001B3A99">
      <w:pPr>
        <w:spacing w:after="377"/>
      </w:pPr>
    </w:p>
    <w:sectPr w:rsidR="002027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26D8B"/>
    <w:multiLevelType w:val="multilevel"/>
    <w:tmpl w:val="75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F32A3"/>
    <w:multiLevelType w:val="multilevel"/>
    <w:tmpl w:val="8F78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80FD2"/>
    <w:multiLevelType w:val="multilevel"/>
    <w:tmpl w:val="434A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43BBF"/>
    <w:multiLevelType w:val="hybridMultilevel"/>
    <w:tmpl w:val="A3A68B4E"/>
    <w:lvl w:ilvl="0" w:tplc="B4709E3A">
      <w:start w:val="1"/>
      <w:numFmt w:val="bullet"/>
      <w:lvlText w:val=""/>
      <w:lvlJc w:val="left"/>
      <w:pPr>
        <w:ind w:left="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7DF80DAE">
      <w:start w:val="1"/>
      <w:numFmt w:val="bullet"/>
      <w:lvlText w:val="o"/>
      <w:lvlJc w:val="left"/>
      <w:pPr>
        <w:ind w:left="10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45DC66CA">
      <w:start w:val="1"/>
      <w:numFmt w:val="bullet"/>
      <w:lvlText w:val="▪"/>
      <w:lvlJc w:val="left"/>
      <w:pPr>
        <w:ind w:left="18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CD96776E">
      <w:start w:val="1"/>
      <w:numFmt w:val="bullet"/>
      <w:lvlText w:val="•"/>
      <w:lvlJc w:val="left"/>
      <w:pPr>
        <w:ind w:left="25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4BDC8ADC">
      <w:start w:val="1"/>
      <w:numFmt w:val="bullet"/>
      <w:lvlText w:val="o"/>
      <w:lvlJc w:val="left"/>
      <w:pPr>
        <w:ind w:left="32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B6C67134">
      <w:start w:val="1"/>
      <w:numFmt w:val="bullet"/>
      <w:lvlText w:val="▪"/>
      <w:lvlJc w:val="left"/>
      <w:pPr>
        <w:ind w:left="39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665442C2">
      <w:start w:val="1"/>
      <w:numFmt w:val="bullet"/>
      <w:lvlText w:val="•"/>
      <w:lvlJc w:val="left"/>
      <w:pPr>
        <w:ind w:left="46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6E009514">
      <w:start w:val="1"/>
      <w:numFmt w:val="bullet"/>
      <w:lvlText w:val="o"/>
      <w:lvlJc w:val="left"/>
      <w:pPr>
        <w:ind w:left="54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A67A480E">
      <w:start w:val="1"/>
      <w:numFmt w:val="bullet"/>
      <w:lvlText w:val="▪"/>
      <w:lvlJc w:val="left"/>
      <w:pPr>
        <w:ind w:left="61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4" w15:restartNumberingAfterBreak="0">
    <w:nsid w:val="338836FF"/>
    <w:multiLevelType w:val="multilevel"/>
    <w:tmpl w:val="286A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103AC"/>
    <w:multiLevelType w:val="hybridMultilevel"/>
    <w:tmpl w:val="2E083BE2"/>
    <w:lvl w:ilvl="0" w:tplc="D196F954">
      <w:start w:val="1"/>
      <w:numFmt w:val="bullet"/>
      <w:lvlText w:val=""/>
      <w:lvlJc w:val="left"/>
      <w:pPr>
        <w:ind w:left="42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AC1C2D8E">
      <w:start w:val="1"/>
      <w:numFmt w:val="bullet"/>
      <w:lvlText w:val="o"/>
      <w:lvlJc w:val="left"/>
      <w:pPr>
        <w:ind w:left="150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F718DA32">
      <w:start w:val="1"/>
      <w:numFmt w:val="bullet"/>
      <w:lvlText w:val="▪"/>
      <w:lvlJc w:val="left"/>
      <w:pPr>
        <w:ind w:left="222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33129D52">
      <w:start w:val="1"/>
      <w:numFmt w:val="bullet"/>
      <w:lvlText w:val="•"/>
      <w:lvlJc w:val="left"/>
      <w:pPr>
        <w:ind w:left="294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01C2DF0C">
      <w:start w:val="1"/>
      <w:numFmt w:val="bullet"/>
      <w:lvlText w:val="o"/>
      <w:lvlJc w:val="left"/>
      <w:pPr>
        <w:ind w:left="366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91308B4C">
      <w:start w:val="1"/>
      <w:numFmt w:val="bullet"/>
      <w:lvlText w:val="▪"/>
      <w:lvlJc w:val="left"/>
      <w:pPr>
        <w:ind w:left="438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4D46D8AE">
      <w:start w:val="1"/>
      <w:numFmt w:val="bullet"/>
      <w:lvlText w:val="•"/>
      <w:lvlJc w:val="left"/>
      <w:pPr>
        <w:ind w:left="510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476C6998">
      <w:start w:val="1"/>
      <w:numFmt w:val="bullet"/>
      <w:lvlText w:val="o"/>
      <w:lvlJc w:val="left"/>
      <w:pPr>
        <w:ind w:left="582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834C85FC">
      <w:start w:val="1"/>
      <w:numFmt w:val="bullet"/>
      <w:lvlText w:val="▪"/>
      <w:lvlJc w:val="left"/>
      <w:pPr>
        <w:ind w:left="654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6" w15:restartNumberingAfterBreak="0">
    <w:nsid w:val="3A57683E"/>
    <w:multiLevelType w:val="multilevel"/>
    <w:tmpl w:val="A9D4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347EC4"/>
    <w:multiLevelType w:val="hybridMultilevel"/>
    <w:tmpl w:val="E996CDAA"/>
    <w:lvl w:ilvl="0" w:tplc="6DEEB220">
      <w:start w:val="1"/>
      <w:numFmt w:val="bullet"/>
      <w:lvlText w:val=""/>
      <w:lvlJc w:val="left"/>
      <w:pPr>
        <w:ind w:left="42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EA4E6504">
      <w:start w:val="1"/>
      <w:numFmt w:val="bullet"/>
      <w:lvlText w:val="o"/>
      <w:lvlJc w:val="left"/>
      <w:pPr>
        <w:ind w:left="150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E7309C02">
      <w:start w:val="1"/>
      <w:numFmt w:val="bullet"/>
      <w:lvlText w:val="▪"/>
      <w:lvlJc w:val="left"/>
      <w:pPr>
        <w:ind w:left="222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801E66DA">
      <w:start w:val="1"/>
      <w:numFmt w:val="bullet"/>
      <w:lvlText w:val="•"/>
      <w:lvlJc w:val="left"/>
      <w:pPr>
        <w:ind w:left="294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166EEC00">
      <w:start w:val="1"/>
      <w:numFmt w:val="bullet"/>
      <w:lvlText w:val="o"/>
      <w:lvlJc w:val="left"/>
      <w:pPr>
        <w:ind w:left="366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657A5A1A">
      <w:start w:val="1"/>
      <w:numFmt w:val="bullet"/>
      <w:lvlText w:val="▪"/>
      <w:lvlJc w:val="left"/>
      <w:pPr>
        <w:ind w:left="438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FFBA21E4">
      <w:start w:val="1"/>
      <w:numFmt w:val="bullet"/>
      <w:lvlText w:val="•"/>
      <w:lvlJc w:val="left"/>
      <w:pPr>
        <w:ind w:left="510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9B86FB66">
      <w:start w:val="1"/>
      <w:numFmt w:val="bullet"/>
      <w:lvlText w:val="o"/>
      <w:lvlJc w:val="left"/>
      <w:pPr>
        <w:ind w:left="582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416E914A">
      <w:start w:val="1"/>
      <w:numFmt w:val="bullet"/>
      <w:lvlText w:val="▪"/>
      <w:lvlJc w:val="left"/>
      <w:pPr>
        <w:ind w:left="6545"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8" w15:restartNumberingAfterBreak="0">
    <w:nsid w:val="68606D9D"/>
    <w:multiLevelType w:val="hybridMultilevel"/>
    <w:tmpl w:val="E0189EA0"/>
    <w:lvl w:ilvl="0" w:tplc="0D68953C">
      <w:start w:val="1"/>
      <w:numFmt w:val="bullet"/>
      <w:lvlText w:val=""/>
      <w:lvlJc w:val="left"/>
      <w:pPr>
        <w:ind w:left="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898E92DC">
      <w:start w:val="1"/>
      <w:numFmt w:val="bullet"/>
      <w:lvlText w:val="o"/>
      <w:lvlJc w:val="left"/>
      <w:pPr>
        <w:ind w:left="10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794CD056">
      <w:start w:val="1"/>
      <w:numFmt w:val="bullet"/>
      <w:lvlText w:val="▪"/>
      <w:lvlJc w:val="left"/>
      <w:pPr>
        <w:ind w:left="18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1840A2AC">
      <w:start w:val="1"/>
      <w:numFmt w:val="bullet"/>
      <w:lvlText w:val="•"/>
      <w:lvlJc w:val="left"/>
      <w:pPr>
        <w:ind w:left="25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47A4D0D6">
      <w:start w:val="1"/>
      <w:numFmt w:val="bullet"/>
      <w:lvlText w:val="o"/>
      <w:lvlJc w:val="left"/>
      <w:pPr>
        <w:ind w:left="32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1B74B804">
      <w:start w:val="1"/>
      <w:numFmt w:val="bullet"/>
      <w:lvlText w:val="▪"/>
      <w:lvlJc w:val="left"/>
      <w:pPr>
        <w:ind w:left="39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09EE359E">
      <w:start w:val="1"/>
      <w:numFmt w:val="bullet"/>
      <w:lvlText w:val="•"/>
      <w:lvlJc w:val="left"/>
      <w:pPr>
        <w:ind w:left="46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4C4A0964">
      <w:start w:val="1"/>
      <w:numFmt w:val="bullet"/>
      <w:lvlText w:val="o"/>
      <w:lvlJc w:val="left"/>
      <w:pPr>
        <w:ind w:left="54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82243A50">
      <w:start w:val="1"/>
      <w:numFmt w:val="bullet"/>
      <w:lvlText w:val="▪"/>
      <w:lvlJc w:val="left"/>
      <w:pPr>
        <w:ind w:left="61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abstractNum w:abstractNumId="9" w15:restartNumberingAfterBreak="0">
    <w:nsid w:val="6BA911A5"/>
    <w:multiLevelType w:val="hybridMultilevel"/>
    <w:tmpl w:val="548A86D2"/>
    <w:lvl w:ilvl="0" w:tplc="CAA0176E">
      <w:start w:val="1"/>
      <w:numFmt w:val="bullet"/>
      <w:lvlText w:val=""/>
      <w:lvlJc w:val="left"/>
      <w:pPr>
        <w:ind w:left="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4C28FE88">
      <w:start w:val="1"/>
      <w:numFmt w:val="bullet"/>
      <w:lvlText w:val="o"/>
      <w:lvlJc w:val="left"/>
      <w:pPr>
        <w:ind w:left="10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2" w:tplc="38F6A1C8">
      <w:start w:val="1"/>
      <w:numFmt w:val="bullet"/>
      <w:lvlText w:val="▪"/>
      <w:lvlJc w:val="left"/>
      <w:pPr>
        <w:ind w:left="18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3" w:tplc="1668D11C">
      <w:start w:val="1"/>
      <w:numFmt w:val="bullet"/>
      <w:lvlText w:val="•"/>
      <w:lvlJc w:val="left"/>
      <w:pPr>
        <w:ind w:left="25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4" w:tplc="C95A144E">
      <w:start w:val="1"/>
      <w:numFmt w:val="bullet"/>
      <w:lvlText w:val="o"/>
      <w:lvlJc w:val="left"/>
      <w:pPr>
        <w:ind w:left="324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5" w:tplc="7C66C558">
      <w:start w:val="1"/>
      <w:numFmt w:val="bullet"/>
      <w:lvlText w:val="▪"/>
      <w:lvlJc w:val="left"/>
      <w:pPr>
        <w:ind w:left="396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6" w:tplc="44B428CA">
      <w:start w:val="1"/>
      <w:numFmt w:val="bullet"/>
      <w:lvlText w:val="•"/>
      <w:lvlJc w:val="left"/>
      <w:pPr>
        <w:ind w:left="468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7" w:tplc="3A38EA0C">
      <w:start w:val="1"/>
      <w:numFmt w:val="bullet"/>
      <w:lvlText w:val="o"/>
      <w:lvlJc w:val="left"/>
      <w:pPr>
        <w:ind w:left="540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8" w:tplc="79BE0422">
      <w:start w:val="1"/>
      <w:numFmt w:val="bullet"/>
      <w:lvlText w:val="▪"/>
      <w:lvlJc w:val="left"/>
      <w:pPr>
        <w:ind w:left="6120"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abstractNum>
  <w:num w:numId="1" w16cid:durableId="1002703640">
    <w:abstractNumId w:val="9"/>
    <w:lvlOverride w:ilvl="0"/>
    <w:lvlOverride w:ilvl="1"/>
    <w:lvlOverride w:ilvl="2"/>
    <w:lvlOverride w:ilvl="3"/>
    <w:lvlOverride w:ilvl="4"/>
    <w:lvlOverride w:ilvl="5"/>
    <w:lvlOverride w:ilvl="6"/>
    <w:lvlOverride w:ilvl="7"/>
    <w:lvlOverride w:ilvl="8"/>
  </w:num>
  <w:num w:numId="2" w16cid:durableId="1282953249">
    <w:abstractNumId w:val="8"/>
    <w:lvlOverride w:ilvl="0"/>
    <w:lvlOverride w:ilvl="1"/>
    <w:lvlOverride w:ilvl="2"/>
    <w:lvlOverride w:ilvl="3"/>
    <w:lvlOverride w:ilvl="4"/>
    <w:lvlOverride w:ilvl="5"/>
    <w:lvlOverride w:ilvl="6"/>
    <w:lvlOverride w:ilvl="7"/>
    <w:lvlOverride w:ilvl="8"/>
  </w:num>
  <w:num w:numId="3" w16cid:durableId="502821084">
    <w:abstractNumId w:val="5"/>
    <w:lvlOverride w:ilvl="0"/>
    <w:lvlOverride w:ilvl="1"/>
    <w:lvlOverride w:ilvl="2"/>
    <w:lvlOverride w:ilvl="3"/>
    <w:lvlOverride w:ilvl="4"/>
    <w:lvlOverride w:ilvl="5"/>
    <w:lvlOverride w:ilvl="6"/>
    <w:lvlOverride w:ilvl="7"/>
    <w:lvlOverride w:ilvl="8"/>
  </w:num>
  <w:num w:numId="4" w16cid:durableId="1457799470">
    <w:abstractNumId w:val="7"/>
    <w:lvlOverride w:ilvl="0"/>
    <w:lvlOverride w:ilvl="1"/>
    <w:lvlOverride w:ilvl="2"/>
    <w:lvlOverride w:ilvl="3"/>
    <w:lvlOverride w:ilvl="4"/>
    <w:lvlOverride w:ilvl="5"/>
    <w:lvlOverride w:ilvl="6"/>
    <w:lvlOverride w:ilvl="7"/>
    <w:lvlOverride w:ilvl="8"/>
  </w:num>
  <w:num w:numId="5" w16cid:durableId="2060547658">
    <w:abstractNumId w:val="3"/>
    <w:lvlOverride w:ilvl="0"/>
    <w:lvlOverride w:ilvl="1"/>
    <w:lvlOverride w:ilvl="2"/>
    <w:lvlOverride w:ilvl="3"/>
    <w:lvlOverride w:ilvl="4"/>
    <w:lvlOverride w:ilvl="5"/>
    <w:lvlOverride w:ilvl="6"/>
    <w:lvlOverride w:ilvl="7"/>
    <w:lvlOverride w:ilvl="8"/>
  </w:num>
  <w:num w:numId="6" w16cid:durableId="182210785">
    <w:abstractNumId w:val="2"/>
  </w:num>
  <w:num w:numId="7" w16cid:durableId="1372459400">
    <w:abstractNumId w:val="1"/>
  </w:num>
  <w:num w:numId="8" w16cid:durableId="674192261">
    <w:abstractNumId w:val="4"/>
  </w:num>
  <w:num w:numId="9" w16cid:durableId="1574195052">
    <w:abstractNumId w:val="6"/>
  </w:num>
  <w:num w:numId="10" w16cid:durableId="205719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3C"/>
    <w:rsid w:val="0013622C"/>
    <w:rsid w:val="001A4A49"/>
    <w:rsid w:val="001B3A99"/>
    <w:rsid w:val="002027AA"/>
    <w:rsid w:val="00375A77"/>
    <w:rsid w:val="004F10A8"/>
    <w:rsid w:val="0075143C"/>
    <w:rsid w:val="00915B8A"/>
    <w:rsid w:val="00EA56A8"/>
    <w:rsid w:val="00EB2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3E1F"/>
  <w15:chartTrackingRefBased/>
  <w15:docId w15:val="{D255868C-1516-4854-9724-C34C1A59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43C"/>
    <w:pPr>
      <w:spacing w:after="55" w:line="240" w:lineRule="auto"/>
      <w:ind w:left="-15" w:right="-14" w:firstLine="415"/>
    </w:pPr>
    <w:rPr>
      <w:rFonts w:ascii="Times New Roman" w:eastAsia="Times New Roman" w:hAnsi="Times New Roman" w:cs="Times New Roman"/>
      <w:color w:val="000000"/>
      <w:kern w:val="0"/>
      <w:sz w:val="28"/>
      <w:lang w:eastAsia="en-IN"/>
      <w14:ligatures w14:val="none"/>
    </w:rPr>
  </w:style>
  <w:style w:type="paragraph" w:styleId="Heading1">
    <w:name w:val="heading 1"/>
    <w:next w:val="Normal"/>
    <w:link w:val="Heading1Char"/>
    <w:uiPriority w:val="9"/>
    <w:qFormat/>
    <w:rsid w:val="00EA56A8"/>
    <w:pPr>
      <w:keepNext/>
      <w:keepLines/>
      <w:spacing w:after="376" w:line="316" w:lineRule="auto"/>
      <w:ind w:left="-5" w:right="-15" w:hanging="10"/>
      <w:outlineLvl w:val="0"/>
    </w:pPr>
    <w:rPr>
      <w:rFonts w:ascii="Times New Roman" w:eastAsia="Times New Roman" w:hAnsi="Times New Roman" w:cs="Times New Roman"/>
      <w:color w:val="000000"/>
      <w:kern w:val="0"/>
      <w:sz w:val="32"/>
      <w:lang w:eastAsia="en-IN"/>
      <w14:ligatures w14:val="none"/>
    </w:rPr>
  </w:style>
  <w:style w:type="paragraph" w:styleId="Heading2">
    <w:name w:val="heading 2"/>
    <w:basedOn w:val="Normal"/>
    <w:next w:val="Normal"/>
    <w:link w:val="Heading2Char"/>
    <w:uiPriority w:val="9"/>
    <w:semiHidden/>
    <w:unhideWhenUsed/>
    <w:qFormat/>
    <w:rsid w:val="00915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5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6A8"/>
    <w:rPr>
      <w:rFonts w:ascii="Times New Roman" w:eastAsia="Times New Roman" w:hAnsi="Times New Roman" w:cs="Times New Roman"/>
      <w:color w:val="000000"/>
      <w:kern w:val="0"/>
      <w:sz w:val="32"/>
      <w:lang w:eastAsia="en-IN"/>
      <w14:ligatures w14:val="none"/>
    </w:rPr>
  </w:style>
  <w:style w:type="table" w:customStyle="1" w:styleId="TableGrid">
    <w:name w:val="TableGrid"/>
    <w:rsid w:val="00EA56A8"/>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375A77"/>
    <w:rPr>
      <w:rFonts w:asciiTheme="majorHAnsi" w:eastAsiaTheme="majorEastAsia" w:hAnsiTheme="majorHAnsi" w:cstheme="majorBidi"/>
      <w:color w:val="1F3763" w:themeColor="accent1" w:themeShade="7F"/>
      <w:kern w:val="0"/>
      <w:sz w:val="24"/>
      <w:szCs w:val="24"/>
      <w:lang w:eastAsia="en-IN"/>
      <w14:ligatures w14:val="none"/>
    </w:rPr>
  </w:style>
  <w:style w:type="paragraph" w:customStyle="1" w:styleId="p">
    <w:name w:val="p"/>
    <w:basedOn w:val="Normal"/>
    <w:rsid w:val="00375A77"/>
    <w:pPr>
      <w:spacing w:before="100" w:beforeAutospacing="1" w:after="100" w:afterAutospacing="1"/>
      <w:ind w:left="0" w:right="0" w:firstLine="0"/>
    </w:pPr>
    <w:rPr>
      <w:color w:val="auto"/>
      <w:sz w:val="24"/>
      <w:szCs w:val="24"/>
    </w:rPr>
  </w:style>
  <w:style w:type="character" w:styleId="Hyperlink">
    <w:name w:val="Hyperlink"/>
    <w:basedOn w:val="DefaultParagraphFont"/>
    <w:uiPriority w:val="99"/>
    <w:semiHidden/>
    <w:unhideWhenUsed/>
    <w:rsid w:val="00375A77"/>
    <w:rPr>
      <w:color w:val="0000FF"/>
      <w:u w:val="single"/>
    </w:rPr>
  </w:style>
  <w:style w:type="character" w:customStyle="1" w:styleId="mtext">
    <w:name w:val="mtext"/>
    <w:basedOn w:val="DefaultParagraphFont"/>
    <w:rsid w:val="00375A77"/>
  </w:style>
  <w:style w:type="character" w:customStyle="1" w:styleId="mo">
    <w:name w:val="mo"/>
    <w:basedOn w:val="DefaultParagraphFont"/>
    <w:rsid w:val="00375A77"/>
  </w:style>
  <w:style w:type="character" w:customStyle="1" w:styleId="mi">
    <w:name w:val="mi"/>
    <w:basedOn w:val="DefaultParagraphFont"/>
    <w:rsid w:val="00375A77"/>
  </w:style>
  <w:style w:type="paragraph" w:styleId="NormalWeb">
    <w:name w:val="Normal (Web)"/>
    <w:basedOn w:val="Normal"/>
    <w:uiPriority w:val="99"/>
    <w:semiHidden/>
    <w:unhideWhenUsed/>
    <w:rsid w:val="00375A77"/>
    <w:pPr>
      <w:spacing w:before="100" w:beforeAutospacing="1" w:after="100" w:afterAutospacing="1"/>
      <w:ind w:left="0" w:right="0" w:firstLine="0"/>
    </w:pPr>
    <w:rPr>
      <w:color w:val="auto"/>
      <w:sz w:val="24"/>
      <w:szCs w:val="24"/>
    </w:rPr>
  </w:style>
  <w:style w:type="character" w:styleId="Emphasis">
    <w:name w:val="Emphasis"/>
    <w:basedOn w:val="DefaultParagraphFont"/>
    <w:uiPriority w:val="20"/>
    <w:qFormat/>
    <w:rsid w:val="00375A77"/>
    <w:rPr>
      <w:i/>
      <w:iCs/>
    </w:rPr>
  </w:style>
  <w:style w:type="character" w:customStyle="1" w:styleId="mn">
    <w:name w:val="mn"/>
    <w:basedOn w:val="DefaultParagraphFont"/>
    <w:rsid w:val="00375A77"/>
  </w:style>
  <w:style w:type="character" w:customStyle="1" w:styleId="Heading2Char">
    <w:name w:val="Heading 2 Char"/>
    <w:basedOn w:val="DefaultParagraphFont"/>
    <w:link w:val="Heading2"/>
    <w:uiPriority w:val="9"/>
    <w:semiHidden/>
    <w:rsid w:val="00915B8A"/>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915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15B8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3221">
      <w:bodyDiv w:val="1"/>
      <w:marLeft w:val="0"/>
      <w:marRight w:val="0"/>
      <w:marTop w:val="0"/>
      <w:marBottom w:val="0"/>
      <w:divBdr>
        <w:top w:val="none" w:sz="0" w:space="0" w:color="auto"/>
        <w:left w:val="none" w:sz="0" w:space="0" w:color="auto"/>
        <w:bottom w:val="none" w:sz="0" w:space="0" w:color="auto"/>
        <w:right w:val="none" w:sz="0" w:space="0" w:color="auto"/>
      </w:divBdr>
    </w:div>
    <w:div w:id="182328358">
      <w:bodyDiv w:val="1"/>
      <w:marLeft w:val="0"/>
      <w:marRight w:val="0"/>
      <w:marTop w:val="0"/>
      <w:marBottom w:val="0"/>
      <w:divBdr>
        <w:top w:val="none" w:sz="0" w:space="0" w:color="auto"/>
        <w:left w:val="none" w:sz="0" w:space="0" w:color="auto"/>
        <w:bottom w:val="none" w:sz="0" w:space="0" w:color="auto"/>
        <w:right w:val="none" w:sz="0" w:space="0" w:color="auto"/>
      </w:divBdr>
    </w:div>
    <w:div w:id="255594679">
      <w:bodyDiv w:val="1"/>
      <w:marLeft w:val="0"/>
      <w:marRight w:val="0"/>
      <w:marTop w:val="0"/>
      <w:marBottom w:val="0"/>
      <w:divBdr>
        <w:top w:val="none" w:sz="0" w:space="0" w:color="auto"/>
        <w:left w:val="none" w:sz="0" w:space="0" w:color="auto"/>
        <w:bottom w:val="none" w:sz="0" w:space="0" w:color="auto"/>
        <w:right w:val="none" w:sz="0" w:space="0" w:color="auto"/>
      </w:divBdr>
    </w:div>
    <w:div w:id="374476322">
      <w:bodyDiv w:val="1"/>
      <w:marLeft w:val="0"/>
      <w:marRight w:val="0"/>
      <w:marTop w:val="0"/>
      <w:marBottom w:val="0"/>
      <w:divBdr>
        <w:top w:val="none" w:sz="0" w:space="0" w:color="auto"/>
        <w:left w:val="none" w:sz="0" w:space="0" w:color="auto"/>
        <w:bottom w:val="none" w:sz="0" w:space="0" w:color="auto"/>
        <w:right w:val="none" w:sz="0" w:space="0" w:color="auto"/>
      </w:divBdr>
    </w:div>
    <w:div w:id="386270582">
      <w:bodyDiv w:val="1"/>
      <w:marLeft w:val="0"/>
      <w:marRight w:val="0"/>
      <w:marTop w:val="0"/>
      <w:marBottom w:val="0"/>
      <w:divBdr>
        <w:top w:val="none" w:sz="0" w:space="0" w:color="auto"/>
        <w:left w:val="none" w:sz="0" w:space="0" w:color="auto"/>
        <w:bottom w:val="none" w:sz="0" w:space="0" w:color="auto"/>
        <w:right w:val="none" w:sz="0" w:space="0" w:color="auto"/>
      </w:divBdr>
      <w:divsChild>
        <w:div w:id="1407724198">
          <w:marLeft w:val="0"/>
          <w:marRight w:val="0"/>
          <w:marTop w:val="0"/>
          <w:marBottom w:val="0"/>
          <w:divBdr>
            <w:top w:val="none" w:sz="0" w:space="0" w:color="auto"/>
            <w:left w:val="none" w:sz="0" w:space="0" w:color="auto"/>
            <w:bottom w:val="none" w:sz="0" w:space="0" w:color="auto"/>
            <w:right w:val="none" w:sz="0" w:space="0" w:color="auto"/>
          </w:divBdr>
        </w:div>
        <w:div w:id="1006175379">
          <w:marLeft w:val="0"/>
          <w:marRight w:val="0"/>
          <w:marTop w:val="0"/>
          <w:marBottom w:val="0"/>
          <w:divBdr>
            <w:top w:val="none" w:sz="0" w:space="0" w:color="auto"/>
            <w:left w:val="none" w:sz="0" w:space="0" w:color="auto"/>
            <w:bottom w:val="none" w:sz="0" w:space="0" w:color="auto"/>
            <w:right w:val="none" w:sz="0" w:space="0" w:color="auto"/>
          </w:divBdr>
        </w:div>
        <w:div w:id="2104297835">
          <w:marLeft w:val="0"/>
          <w:marRight w:val="0"/>
          <w:marTop w:val="0"/>
          <w:marBottom w:val="0"/>
          <w:divBdr>
            <w:top w:val="none" w:sz="0" w:space="0" w:color="auto"/>
            <w:left w:val="none" w:sz="0" w:space="0" w:color="auto"/>
            <w:bottom w:val="none" w:sz="0" w:space="0" w:color="auto"/>
            <w:right w:val="none" w:sz="0" w:space="0" w:color="auto"/>
          </w:divBdr>
        </w:div>
        <w:div w:id="1303774700">
          <w:marLeft w:val="0"/>
          <w:marRight w:val="0"/>
          <w:marTop w:val="0"/>
          <w:marBottom w:val="0"/>
          <w:divBdr>
            <w:top w:val="none" w:sz="0" w:space="0" w:color="auto"/>
            <w:left w:val="none" w:sz="0" w:space="0" w:color="auto"/>
            <w:bottom w:val="none" w:sz="0" w:space="0" w:color="auto"/>
            <w:right w:val="none" w:sz="0" w:space="0" w:color="auto"/>
          </w:divBdr>
        </w:div>
        <w:div w:id="1191341031">
          <w:marLeft w:val="0"/>
          <w:marRight w:val="0"/>
          <w:marTop w:val="0"/>
          <w:marBottom w:val="0"/>
          <w:divBdr>
            <w:top w:val="none" w:sz="0" w:space="0" w:color="auto"/>
            <w:left w:val="none" w:sz="0" w:space="0" w:color="auto"/>
            <w:bottom w:val="none" w:sz="0" w:space="0" w:color="auto"/>
            <w:right w:val="none" w:sz="0" w:space="0" w:color="auto"/>
          </w:divBdr>
        </w:div>
      </w:divsChild>
    </w:div>
    <w:div w:id="864364408">
      <w:bodyDiv w:val="1"/>
      <w:marLeft w:val="0"/>
      <w:marRight w:val="0"/>
      <w:marTop w:val="0"/>
      <w:marBottom w:val="0"/>
      <w:divBdr>
        <w:top w:val="none" w:sz="0" w:space="0" w:color="auto"/>
        <w:left w:val="none" w:sz="0" w:space="0" w:color="auto"/>
        <w:bottom w:val="none" w:sz="0" w:space="0" w:color="auto"/>
        <w:right w:val="none" w:sz="0" w:space="0" w:color="auto"/>
      </w:divBdr>
    </w:div>
    <w:div w:id="995304736">
      <w:bodyDiv w:val="1"/>
      <w:marLeft w:val="0"/>
      <w:marRight w:val="0"/>
      <w:marTop w:val="0"/>
      <w:marBottom w:val="0"/>
      <w:divBdr>
        <w:top w:val="none" w:sz="0" w:space="0" w:color="auto"/>
        <w:left w:val="none" w:sz="0" w:space="0" w:color="auto"/>
        <w:bottom w:val="none" w:sz="0" w:space="0" w:color="auto"/>
        <w:right w:val="none" w:sz="0" w:space="0" w:color="auto"/>
      </w:divBdr>
    </w:div>
    <w:div w:id="995644439">
      <w:bodyDiv w:val="1"/>
      <w:marLeft w:val="0"/>
      <w:marRight w:val="0"/>
      <w:marTop w:val="0"/>
      <w:marBottom w:val="0"/>
      <w:divBdr>
        <w:top w:val="none" w:sz="0" w:space="0" w:color="auto"/>
        <w:left w:val="none" w:sz="0" w:space="0" w:color="auto"/>
        <w:bottom w:val="none" w:sz="0" w:space="0" w:color="auto"/>
        <w:right w:val="none" w:sz="0" w:space="0" w:color="auto"/>
      </w:divBdr>
    </w:div>
    <w:div w:id="1010638939">
      <w:bodyDiv w:val="1"/>
      <w:marLeft w:val="0"/>
      <w:marRight w:val="0"/>
      <w:marTop w:val="0"/>
      <w:marBottom w:val="0"/>
      <w:divBdr>
        <w:top w:val="none" w:sz="0" w:space="0" w:color="auto"/>
        <w:left w:val="none" w:sz="0" w:space="0" w:color="auto"/>
        <w:bottom w:val="none" w:sz="0" w:space="0" w:color="auto"/>
        <w:right w:val="none" w:sz="0" w:space="0" w:color="auto"/>
      </w:divBdr>
    </w:div>
    <w:div w:id="1168131778">
      <w:bodyDiv w:val="1"/>
      <w:marLeft w:val="0"/>
      <w:marRight w:val="0"/>
      <w:marTop w:val="0"/>
      <w:marBottom w:val="0"/>
      <w:divBdr>
        <w:top w:val="none" w:sz="0" w:space="0" w:color="auto"/>
        <w:left w:val="none" w:sz="0" w:space="0" w:color="auto"/>
        <w:bottom w:val="none" w:sz="0" w:space="0" w:color="auto"/>
        <w:right w:val="none" w:sz="0" w:space="0" w:color="auto"/>
      </w:divBdr>
      <w:divsChild>
        <w:div w:id="1084835623">
          <w:marLeft w:val="0"/>
          <w:marRight w:val="0"/>
          <w:marTop w:val="0"/>
          <w:marBottom w:val="0"/>
          <w:divBdr>
            <w:top w:val="none" w:sz="0" w:space="0" w:color="auto"/>
            <w:left w:val="none" w:sz="0" w:space="0" w:color="auto"/>
            <w:bottom w:val="none" w:sz="0" w:space="0" w:color="auto"/>
            <w:right w:val="none" w:sz="0" w:space="0" w:color="auto"/>
          </w:divBdr>
        </w:div>
        <w:div w:id="916138354">
          <w:marLeft w:val="0"/>
          <w:marRight w:val="0"/>
          <w:marTop w:val="0"/>
          <w:marBottom w:val="0"/>
          <w:divBdr>
            <w:top w:val="none" w:sz="0" w:space="0" w:color="auto"/>
            <w:left w:val="none" w:sz="0" w:space="0" w:color="auto"/>
            <w:bottom w:val="none" w:sz="0" w:space="0" w:color="auto"/>
            <w:right w:val="none" w:sz="0" w:space="0" w:color="auto"/>
          </w:divBdr>
        </w:div>
        <w:div w:id="131288361">
          <w:marLeft w:val="0"/>
          <w:marRight w:val="0"/>
          <w:marTop w:val="0"/>
          <w:marBottom w:val="0"/>
          <w:divBdr>
            <w:top w:val="none" w:sz="0" w:space="0" w:color="auto"/>
            <w:left w:val="none" w:sz="0" w:space="0" w:color="auto"/>
            <w:bottom w:val="none" w:sz="0" w:space="0" w:color="auto"/>
            <w:right w:val="none" w:sz="0" w:space="0" w:color="auto"/>
          </w:divBdr>
        </w:div>
        <w:div w:id="735251073">
          <w:marLeft w:val="0"/>
          <w:marRight w:val="0"/>
          <w:marTop w:val="0"/>
          <w:marBottom w:val="0"/>
          <w:divBdr>
            <w:top w:val="none" w:sz="0" w:space="0" w:color="auto"/>
            <w:left w:val="none" w:sz="0" w:space="0" w:color="auto"/>
            <w:bottom w:val="none" w:sz="0" w:space="0" w:color="auto"/>
            <w:right w:val="none" w:sz="0" w:space="0" w:color="auto"/>
          </w:divBdr>
        </w:div>
        <w:div w:id="294485499">
          <w:marLeft w:val="0"/>
          <w:marRight w:val="0"/>
          <w:marTop w:val="0"/>
          <w:marBottom w:val="0"/>
          <w:divBdr>
            <w:top w:val="none" w:sz="0" w:space="0" w:color="auto"/>
            <w:left w:val="none" w:sz="0" w:space="0" w:color="auto"/>
            <w:bottom w:val="none" w:sz="0" w:space="0" w:color="auto"/>
            <w:right w:val="none" w:sz="0" w:space="0" w:color="auto"/>
          </w:divBdr>
        </w:div>
      </w:divsChild>
    </w:div>
    <w:div w:id="1548226110">
      <w:bodyDiv w:val="1"/>
      <w:marLeft w:val="0"/>
      <w:marRight w:val="0"/>
      <w:marTop w:val="0"/>
      <w:marBottom w:val="0"/>
      <w:divBdr>
        <w:top w:val="none" w:sz="0" w:space="0" w:color="auto"/>
        <w:left w:val="none" w:sz="0" w:space="0" w:color="auto"/>
        <w:bottom w:val="none" w:sz="0" w:space="0" w:color="auto"/>
        <w:right w:val="none" w:sz="0" w:space="0" w:color="auto"/>
      </w:divBdr>
    </w:div>
    <w:div w:id="1660646395">
      <w:bodyDiv w:val="1"/>
      <w:marLeft w:val="0"/>
      <w:marRight w:val="0"/>
      <w:marTop w:val="0"/>
      <w:marBottom w:val="0"/>
      <w:divBdr>
        <w:top w:val="none" w:sz="0" w:space="0" w:color="auto"/>
        <w:left w:val="none" w:sz="0" w:space="0" w:color="auto"/>
        <w:bottom w:val="none" w:sz="0" w:space="0" w:color="auto"/>
        <w:right w:val="none" w:sz="0" w:space="0" w:color="auto"/>
      </w:divBdr>
    </w:div>
    <w:div w:id="1702971107">
      <w:bodyDiv w:val="1"/>
      <w:marLeft w:val="0"/>
      <w:marRight w:val="0"/>
      <w:marTop w:val="0"/>
      <w:marBottom w:val="0"/>
      <w:divBdr>
        <w:top w:val="none" w:sz="0" w:space="0" w:color="auto"/>
        <w:left w:val="none" w:sz="0" w:space="0" w:color="auto"/>
        <w:bottom w:val="none" w:sz="0" w:space="0" w:color="auto"/>
        <w:right w:val="none" w:sz="0" w:space="0" w:color="auto"/>
      </w:divBdr>
    </w:div>
    <w:div w:id="1753164154">
      <w:bodyDiv w:val="1"/>
      <w:marLeft w:val="0"/>
      <w:marRight w:val="0"/>
      <w:marTop w:val="0"/>
      <w:marBottom w:val="0"/>
      <w:divBdr>
        <w:top w:val="none" w:sz="0" w:space="0" w:color="auto"/>
        <w:left w:val="none" w:sz="0" w:space="0" w:color="auto"/>
        <w:bottom w:val="none" w:sz="0" w:space="0" w:color="auto"/>
        <w:right w:val="none" w:sz="0" w:space="0" w:color="auto"/>
      </w:divBdr>
    </w:div>
    <w:div w:id="1816218853">
      <w:bodyDiv w:val="1"/>
      <w:marLeft w:val="0"/>
      <w:marRight w:val="0"/>
      <w:marTop w:val="0"/>
      <w:marBottom w:val="0"/>
      <w:divBdr>
        <w:top w:val="none" w:sz="0" w:space="0" w:color="auto"/>
        <w:left w:val="none" w:sz="0" w:space="0" w:color="auto"/>
        <w:bottom w:val="none" w:sz="0" w:space="0" w:color="auto"/>
        <w:right w:val="none" w:sz="0" w:space="0" w:color="auto"/>
      </w:divBdr>
    </w:div>
    <w:div w:id="1933051270">
      <w:bodyDiv w:val="1"/>
      <w:marLeft w:val="0"/>
      <w:marRight w:val="0"/>
      <w:marTop w:val="0"/>
      <w:marBottom w:val="0"/>
      <w:divBdr>
        <w:top w:val="none" w:sz="0" w:space="0" w:color="auto"/>
        <w:left w:val="none" w:sz="0" w:space="0" w:color="auto"/>
        <w:bottom w:val="none" w:sz="0" w:space="0" w:color="auto"/>
        <w:right w:val="none" w:sz="0" w:space="0" w:color="auto"/>
      </w:divBdr>
    </w:div>
    <w:div w:id="1944070847">
      <w:bodyDiv w:val="1"/>
      <w:marLeft w:val="0"/>
      <w:marRight w:val="0"/>
      <w:marTop w:val="0"/>
      <w:marBottom w:val="0"/>
      <w:divBdr>
        <w:top w:val="none" w:sz="0" w:space="0" w:color="auto"/>
        <w:left w:val="none" w:sz="0" w:space="0" w:color="auto"/>
        <w:bottom w:val="none" w:sz="0" w:space="0" w:color="auto"/>
        <w:right w:val="none" w:sz="0" w:space="0" w:color="auto"/>
      </w:divBdr>
      <w:divsChild>
        <w:div w:id="564295588">
          <w:marLeft w:val="0"/>
          <w:marRight w:val="0"/>
          <w:marTop w:val="400"/>
          <w:marBottom w:val="400"/>
          <w:divBdr>
            <w:top w:val="none" w:sz="0" w:space="0" w:color="auto"/>
            <w:left w:val="none" w:sz="0" w:space="0" w:color="auto"/>
            <w:bottom w:val="none" w:sz="0" w:space="0" w:color="auto"/>
            <w:right w:val="none" w:sz="0" w:space="0" w:color="auto"/>
          </w:divBdr>
          <w:divsChild>
            <w:div w:id="390159907">
              <w:marLeft w:val="0"/>
              <w:marRight w:val="0"/>
              <w:marTop w:val="400"/>
              <w:marBottom w:val="400"/>
              <w:divBdr>
                <w:top w:val="none" w:sz="0" w:space="0" w:color="auto"/>
                <w:left w:val="none" w:sz="0" w:space="0" w:color="auto"/>
                <w:bottom w:val="none" w:sz="0" w:space="0" w:color="auto"/>
                <w:right w:val="none" w:sz="0" w:space="0" w:color="auto"/>
              </w:divBdr>
              <w:divsChild>
                <w:div w:id="319694454">
                  <w:marLeft w:val="0"/>
                  <w:marRight w:val="0"/>
                  <w:marTop w:val="240"/>
                  <w:marBottom w:val="240"/>
                  <w:divBdr>
                    <w:top w:val="none" w:sz="0" w:space="0" w:color="auto"/>
                    <w:left w:val="none" w:sz="0" w:space="0" w:color="auto"/>
                    <w:bottom w:val="none" w:sz="0" w:space="0" w:color="auto"/>
                    <w:right w:val="none" w:sz="0" w:space="0" w:color="auto"/>
                  </w:divBdr>
                </w:div>
              </w:divsChild>
            </w:div>
            <w:div w:id="355693857">
              <w:marLeft w:val="0"/>
              <w:marRight w:val="0"/>
              <w:marTop w:val="400"/>
              <w:marBottom w:val="400"/>
              <w:divBdr>
                <w:top w:val="none" w:sz="0" w:space="0" w:color="auto"/>
                <w:left w:val="none" w:sz="0" w:space="0" w:color="auto"/>
                <w:bottom w:val="none" w:sz="0" w:space="0" w:color="auto"/>
                <w:right w:val="none" w:sz="0" w:space="0" w:color="auto"/>
              </w:divBdr>
              <w:divsChild>
                <w:div w:id="2349043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582434">
          <w:marLeft w:val="0"/>
          <w:marRight w:val="0"/>
          <w:marTop w:val="400"/>
          <w:marBottom w:val="400"/>
          <w:divBdr>
            <w:top w:val="none" w:sz="0" w:space="0" w:color="auto"/>
            <w:left w:val="none" w:sz="0" w:space="0" w:color="auto"/>
            <w:bottom w:val="none" w:sz="0" w:space="0" w:color="auto"/>
            <w:right w:val="none" w:sz="0" w:space="0" w:color="auto"/>
          </w:divBdr>
          <w:divsChild>
            <w:div w:id="807475134">
              <w:marLeft w:val="0"/>
              <w:marRight w:val="0"/>
              <w:marTop w:val="400"/>
              <w:marBottom w:val="400"/>
              <w:divBdr>
                <w:top w:val="none" w:sz="0" w:space="0" w:color="auto"/>
                <w:left w:val="none" w:sz="0" w:space="0" w:color="auto"/>
                <w:bottom w:val="none" w:sz="0" w:space="0" w:color="auto"/>
                <w:right w:val="none" w:sz="0" w:space="0" w:color="auto"/>
              </w:divBdr>
              <w:divsChild>
                <w:div w:id="2034452403">
                  <w:marLeft w:val="0"/>
                  <w:marRight w:val="0"/>
                  <w:marTop w:val="240"/>
                  <w:marBottom w:val="240"/>
                  <w:divBdr>
                    <w:top w:val="none" w:sz="0" w:space="0" w:color="auto"/>
                    <w:left w:val="none" w:sz="0" w:space="0" w:color="auto"/>
                    <w:bottom w:val="none" w:sz="0" w:space="0" w:color="auto"/>
                    <w:right w:val="none" w:sz="0" w:space="0" w:color="auto"/>
                  </w:divBdr>
                </w:div>
              </w:divsChild>
            </w:div>
            <w:div w:id="1862083566">
              <w:marLeft w:val="0"/>
              <w:marRight w:val="0"/>
              <w:marTop w:val="400"/>
              <w:marBottom w:val="400"/>
              <w:divBdr>
                <w:top w:val="none" w:sz="0" w:space="0" w:color="auto"/>
                <w:left w:val="none" w:sz="0" w:space="0" w:color="auto"/>
                <w:bottom w:val="none" w:sz="0" w:space="0" w:color="auto"/>
                <w:right w:val="none" w:sz="0" w:space="0" w:color="auto"/>
              </w:divBdr>
              <w:divsChild>
                <w:div w:id="16490451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ncbi.nlm.nih.gov/pmc/articles/PMC887742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ncbi.nlm.nih.gov/pmc/articles/PMC887742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www.ncbi.nlm.nih.gov/pmc/articles/PMC88774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25</Pages>
  <Words>2917</Words>
  <Characters>16629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Ameesha sam</dc:creator>
  <cp:keywords/>
  <dc:description/>
  <cp:lastModifiedBy>Ameesha sam</cp:lastModifiedBy>
  <cp:revision>1</cp:revision>
  <dcterms:created xsi:type="dcterms:W3CDTF">2023-10-09T11:58:00Z</dcterms:created>
  <dcterms:modified xsi:type="dcterms:W3CDTF">2023-10-09T15:10:00Z</dcterms:modified>
</cp:coreProperties>
</file>